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096AA" w14:textId="7B5E6A67" w:rsidR="001C33A5" w:rsidRPr="0067340B" w:rsidRDefault="001C33A5" w:rsidP="001C33A5">
      <w:pPr>
        <w:pBdr>
          <w:bottom w:val="single" w:sz="6" w:space="1" w:color="auto"/>
        </w:pBdr>
        <w:spacing w:line="240" w:lineRule="auto"/>
        <w:rPr>
          <w:rFonts w:ascii="Meiryo UI" w:eastAsia="Meiryo UI" w:hAnsi="Meiryo UI"/>
          <w:sz w:val="21"/>
          <w:szCs w:val="21"/>
          <w:lang w:eastAsia="ja-JP"/>
        </w:rPr>
      </w:pPr>
    </w:p>
    <w:p w14:paraId="7220D172" w14:textId="77777777" w:rsidR="001C33A5" w:rsidRPr="0067340B" w:rsidRDefault="001C33A5" w:rsidP="001C33A5">
      <w:pPr>
        <w:spacing w:after="0" w:line="240" w:lineRule="auto"/>
        <w:rPr>
          <w:rFonts w:ascii="Meiryo UI" w:eastAsia="Meiryo UI" w:hAnsi="Meiryo UI"/>
          <w:sz w:val="21"/>
          <w:szCs w:val="21"/>
        </w:rPr>
      </w:pPr>
      <w:r w:rsidRPr="0067340B">
        <w:rPr>
          <w:rFonts w:ascii="Meiryo UI" w:eastAsia="Meiryo UI" w:hAnsi="Meiryo UI" w:hint="eastAsia"/>
          <w:sz w:val="21"/>
          <w:szCs w:val="21"/>
        </w:rPr>
        <w:t>日時：</w:t>
      </w:r>
    </w:p>
    <w:p w14:paraId="700FEC83" w14:textId="54EB3D60" w:rsidR="001C33A5" w:rsidRPr="0067340B" w:rsidRDefault="00E75710" w:rsidP="001C33A5">
      <w:pPr>
        <w:spacing w:after="0" w:line="240" w:lineRule="auto"/>
        <w:rPr>
          <w:rFonts w:ascii="Meiryo UI" w:eastAsia="Meiryo UI" w:hAnsi="Meiryo UI"/>
          <w:sz w:val="21"/>
          <w:szCs w:val="21"/>
          <w:lang w:eastAsia="zh-TW"/>
        </w:rPr>
      </w:pPr>
      <w:r w:rsidRPr="0067340B">
        <w:rPr>
          <w:rFonts w:ascii="Meiryo UI" w:eastAsia="Meiryo UI" w:hAnsi="Meiryo UI" w:hint="eastAsia"/>
          <w:sz w:val="21"/>
          <w:szCs w:val="21"/>
          <w:lang w:eastAsia="zh-TW"/>
        </w:rPr>
        <w:t>2026</w:t>
      </w:r>
      <w:r w:rsidR="001C33A5" w:rsidRPr="0067340B">
        <w:rPr>
          <w:rFonts w:ascii="Meiryo UI" w:eastAsia="Meiryo UI" w:hAnsi="Meiryo UI" w:hint="eastAsia"/>
          <w:sz w:val="21"/>
          <w:szCs w:val="21"/>
        </w:rPr>
        <w:t>年</w:t>
      </w:r>
      <w:r w:rsidR="00CC1109">
        <w:rPr>
          <w:rFonts w:ascii="Meiryo UI" w:eastAsia="Meiryo UI" w:hAnsi="Meiryo UI" w:hint="eastAsia"/>
          <w:sz w:val="21"/>
          <w:szCs w:val="21"/>
          <w:lang w:eastAsia="zh-TW"/>
        </w:rPr>
        <w:t>9</w:t>
      </w:r>
      <w:r w:rsidR="001C33A5" w:rsidRPr="0067340B">
        <w:rPr>
          <w:rFonts w:ascii="Meiryo UI" w:eastAsia="Meiryo UI" w:hAnsi="Meiryo UI" w:hint="eastAsia"/>
          <w:sz w:val="21"/>
          <w:szCs w:val="21"/>
        </w:rPr>
        <w:t>月</w:t>
      </w:r>
      <w:r w:rsidR="00CC1109">
        <w:rPr>
          <w:rFonts w:ascii="Meiryo UI" w:eastAsia="Meiryo UI" w:hAnsi="Meiryo UI" w:hint="eastAsia"/>
          <w:sz w:val="21"/>
          <w:szCs w:val="21"/>
          <w:lang w:eastAsia="zh-TW"/>
        </w:rPr>
        <w:t>15</w:t>
      </w:r>
      <w:r w:rsidR="001C33A5" w:rsidRPr="0067340B">
        <w:rPr>
          <w:rFonts w:ascii="Meiryo UI" w:eastAsia="Meiryo UI" w:hAnsi="Meiryo UI" w:hint="eastAsia"/>
          <w:sz w:val="21"/>
          <w:szCs w:val="21"/>
        </w:rPr>
        <w:t>日</w:t>
      </w:r>
      <w:r w:rsidR="004E4B09" w:rsidRPr="0067340B">
        <w:rPr>
          <w:rFonts w:ascii="Meiryo UI" w:eastAsia="Meiryo UI" w:hAnsi="Meiryo UI" w:hint="eastAsia"/>
          <w:sz w:val="21"/>
          <w:szCs w:val="21"/>
          <w:lang w:eastAsia="zh-TW"/>
        </w:rPr>
        <w:t xml:space="preserve"> (火)</w:t>
      </w:r>
      <w:r w:rsidR="001C33A5" w:rsidRPr="0067340B">
        <w:rPr>
          <w:rFonts w:ascii="Meiryo UI" w:eastAsia="Meiryo UI" w:hAnsi="Meiryo UI" w:hint="eastAsia"/>
          <w:sz w:val="21"/>
          <w:szCs w:val="21"/>
        </w:rPr>
        <w:t xml:space="preserve">　</w:t>
      </w:r>
      <w:r w:rsidR="00BA0671">
        <w:rPr>
          <w:rFonts w:ascii="Meiryo UI" w:eastAsia="Meiryo UI" w:hAnsi="Meiryo UI" w:hint="eastAsia"/>
          <w:sz w:val="21"/>
          <w:szCs w:val="21"/>
          <w:lang w:eastAsia="zh-TW"/>
        </w:rPr>
        <w:t>10</w:t>
      </w:r>
      <w:r w:rsidR="009316B9">
        <w:rPr>
          <w:rFonts w:ascii="Meiryo UI" w:eastAsia="Meiryo UI" w:hAnsi="Meiryo UI"/>
          <w:sz w:val="21"/>
          <w:szCs w:val="21"/>
          <w:lang w:eastAsia="zh-TW"/>
        </w:rPr>
        <w:t>:30-12:00</w:t>
      </w:r>
    </w:p>
    <w:p w14:paraId="2DF13F39" w14:textId="77777777" w:rsidR="001C33A5" w:rsidRPr="0067340B" w:rsidRDefault="001C33A5" w:rsidP="001C33A5">
      <w:pPr>
        <w:spacing w:after="0" w:line="240" w:lineRule="auto"/>
        <w:rPr>
          <w:rFonts w:ascii="Meiryo UI" w:eastAsia="Meiryo UI" w:hAnsi="Meiryo UI"/>
          <w:sz w:val="21"/>
          <w:szCs w:val="21"/>
        </w:rPr>
      </w:pPr>
    </w:p>
    <w:p w14:paraId="1B133B43" w14:textId="77777777" w:rsidR="001C33A5" w:rsidRDefault="001C33A5" w:rsidP="001C33A5">
      <w:pPr>
        <w:spacing w:after="0" w:line="240" w:lineRule="auto"/>
        <w:rPr>
          <w:rFonts w:ascii="Meiryo UI" w:eastAsia="Meiryo UI" w:hAnsi="Meiryo UI"/>
          <w:sz w:val="21"/>
          <w:szCs w:val="21"/>
          <w:lang w:eastAsia="zh-TW"/>
        </w:rPr>
      </w:pPr>
      <w:r w:rsidRPr="0067340B">
        <w:rPr>
          <w:rFonts w:ascii="Meiryo UI" w:eastAsia="Meiryo UI" w:hAnsi="Meiryo UI" w:hint="eastAsia"/>
          <w:sz w:val="21"/>
          <w:szCs w:val="21"/>
        </w:rPr>
        <w:t>参加者（敬称略）：</w:t>
      </w:r>
    </w:p>
    <w:p w14:paraId="2EABAADF" w14:textId="52292D29" w:rsidR="00CC1109" w:rsidRDefault="00CC1109" w:rsidP="001C33A5">
      <w:p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&lt;前半のみ参加&gt;</w:t>
      </w:r>
    </w:p>
    <w:p w14:paraId="3A97E20E" w14:textId="4634D8F1" w:rsidR="00CC1109" w:rsidRDefault="00CC1109" w:rsidP="00CC1109">
      <w:p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厚労科研　板橋</w:t>
      </w:r>
    </w:p>
    <w:p w14:paraId="531F01FB" w14:textId="10B66BF8" w:rsidR="00CC1109" w:rsidRDefault="00CC1109" w:rsidP="001C33A5">
      <w:pPr>
        <w:spacing w:after="0" w:line="240" w:lineRule="auto"/>
        <w:rPr>
          <w:rFonts w:ascii="Meiryo UI" w:eastAsia="Meiryo UI" w:hAnsi="Meiryo UI"/>
          <w:sz w:val="21"/>
          <w:szCs w:val="21"/>
          <w:lang w:eastAsia="zh-TW"/>
        </w:rPr>
      </w:pPr>
      <w:r>
        <w:rPr>
          <w:rFonts w:ascii="Meiryo UI" w:eastAsia="Meiryo UI" w:hAnsi="Meiryo UI" w:hint="eastAsia"/>
          <w:sz w:val="21"/>
          <w:szCs w:val="21"/>
          <w:lang w:eastAsia="zh-TW"/>
        </w:rPr>
        <w:t>支払基金　齋藤(貴)、青木、以下略</w:t>
      </w:r>
    </w:p>
    <w:p w14:paraId="63019ABE" w14:textId="3FB728D1" w:rsidR="00CC1109" w:rsidRPr="0067340B" w:rsidRDefault="00CC1109" w:rsidP="001C33A5">
      <w:p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&lt;前半・後半ともに参加&gt;</w:t>
      </w:r>
    </w:p>
    <w:p w14:paraId="4BD52CBE" w14:textId="3E56D22C" w:rsidR="001C33A5" w:rsidRPr="0067340B" w:rsidRDefault="001C33A5" w:rsidP="001C33A5">
      <w:pPr>
        <w:spacing w:after="0" w:line="240" w:lineRule="auto"/>
        <w:rPr>
          <w:rFonts w:ascii="Meiryo UI" w:eastAsia="Meiryo UI" w:hAnsi="Meiryo UI"/>
          <w:sz w:val="21"/>
          <w:szCs w:val="21"/>
          <w:lang w:eastAsia="ja-JP"/>
        </w:rPr>
      </w:pPr>
      <w:r w:rsidRPr="0067340B">
        <w:rPr>
          <w:rFonts w:ascii="Meiryo UI" w:eastAsia="Meiryo UI" w:hAnsi="Meiryo UI" w:hint="eastAsia"/>
          <w:sz w:val="21"/>
          <w:szCs w:val="21"/>
          <w:lang w:eastAsia="ja-JP"/>
        </w:rPr>
        <w:t>JLACセンター　岡田、内山田、河井、村上</w:t>
      </w:r>
    </w:p>
    <w:p w14:paraId="4C223FBA" w14:textId="133E76DE" w:rsidR="001C33A5" w:rsidRPr="0067340B" w:rsidRDefault="001C33A5" w:rsidP="001C33A5">
      <w:pPr>
        <w:spacing w:after="0" w:line="240" w:lineRule="auto"/>
        <w:rPr>
          <w:rFonts w:ascii="Meiryo UI" w:eastAsia="Meiryo UI" w:hAnsi="Meiryo UI"/>
          <w:sz w:val="21"/>
          <w:szCs w:val="21"/>
          <w:lang w:eastAsia="zh-TW"/>
        </w:rPr>
      </w:pPr>
      <w:r w:rsidRPr="0067340B">
        <w:rPr>
          <w:rFonts w:ascii="Meiryo UI" w:eastAsia="Meiryo UI" w:hAnsi="Meiryo UI" w:hint="eastAsia"/>
          <w:sz w:val="21"/>
          <w:szCs w:val="21"/>
        </w:rPr>
        <w:t>厚生労働省　上堀</w:t>
      </w:r>
      <w:r w:rsidR="00DA3FFB">
        <w:rPr>
          <w:rFonts w:ascii="Meiryo UI" w:eastAsia="Meiryo UI" w:hAnsi="Meiryo UI" w:hint="eastAsia"/>
          <w:sz w:val="21"/>
          <w:szCs w:val="21"/>
          <w:lang w:eastAsia="zh-TW"/>
        </w:rPr>
        <w:t>、長谷川</w:t>
      </w:r>
    </w:p>
    <w:p w14:paraId="58F3A014" w14:textId="11CE3003" w:rsidR="001C33A5" w:rsidRPr="0067340B" w:rsidRDefault="001C33A5" w:rsidP="001C33A5">
      <w:pPr>
        <w:spacing w:after="0" w:line="240" w:lineRule="auto"/>
        <w:rPr>
          <w:rFonts w:ascii="Meiryo UI" w:eastAsia="Meiryo UI" w:hAnsi="Meiryo UI"/>
          <w:sz w:val="21"/>
          <w:szCs w:val="21"/>
          <w:lang w:eastAsia="ja-JP"/>
        </w:rPr>
      </w:pPr>
      <w:r w:rsidRPr="0067340B">
        <w:rPr>
          <w:rFonts w:ascii="Meiryo UI" w:eastAsia="Meiryo UI" w:hAnsi="Meiryo UI"/>
          <w:sz w:val="21"/>
          <w:szCs w:val="21"/>
          <w:lang w:eastAsia="ja-JP"/>
        </w:rPr>
        <w:t>アクセンチュア　向井、本田、</w:t>
      </w:r>
      <w:r w:rsidR="008D1E1F">
        <w:rPr>
          <w:rFonts w:ascii="Meiryo UI" w:eastAsia="Meiryo UI" w:hAnsi="Meiryo UI" w:hint="eastAsia"/>
          <w:sz w:val="21"/>
          <w:szCs w:val="21"/>
          <w:lang w:eastAsia="ja-JP"/>
        </w:rPr>
        <w:t>山川、</w:t>
      </w:r>
      <w:r w:rsidRPr="0067340B">
        <w:rPr>
          <w:rFonts w:ascii="Meiryo UI" w:eastAsia="Meiryo UI" w:hAnsi="Meiryo UI"/>
          <w:sz w:val="21"/>
          <w:szCs w:val="21"/>
          <w:lang w:eastAsia="ja-JP"/>
        </w:rPr>
        <w:t>黒川</w:t>
      </w:r>
      <w:r w:rsidR="00577691" w:rsidRPr="0067340B">
        <w:rPr>
          <w:rFonts w:ascii="Meiryo UI" w:eastAsia="Meiryo UI" w:hAnsi="Meiryo UI" w:hint="eastAsia"/>
          <w:sz w:val="21"/>
          <w:szCs w:val="21"/>
          <w:lang w:eastAsia="ja-JP"/>
        </w:rPr>
        <w:t>（記）</w:t>
      </w:r>
    </w:p>
    <w:p w14:paraId="1551137B" w14:textId="61A494D7" w:rsidR="001C33A5" w:rsidRPr="00B80596" w:rsidRDefault="001C33A5" w:rsidP="001C33A5">
      <w:pPr>
        <w:spacing w:after="0" w:line="240" w:lineRule="auto"/>
        <w:rPr>
          <w:rFonts w:ascii="Meiryo UI" w:eastAsia="Meiryo UI" w:hAnsi="Meiryo UI"/>
          <w:sz w:val="21"/>
          <w:szCs w:val="21"/>
          <w:lang w:eastAsia="ja-JP"/>
        </w:rPr>
      </w:pPr>
    </w:p>
    <w:p w14:paraId="64C95444" w14:textId="4378EB6F" w:rsidR="00C54614" w:rsidRPr="004677E9" w:rsidRDefault="001C33A5" w:rsidP="00C54614">
      <w:pPr>
        <w:spacing w:after="0" w:line="240" w:lineRule="auto"/>
        <w:rPr>
          <w:rFonts w:ascii="Meiryo UI" w:eastAsia="Meiryo UI" w:hAnsi="Meiryo UI"/>
          <w:sz w:val="21"/>
          <w:szCs w:val="21"/>
          <w:lang w:eastAsia="ja-JP"/>
        </w:rPr>
      </w:pPr>
      <w:r w:rsidRPr="00B80596">
        <w:rPr>
          <w:rFonts w:ascii="Meiryo UI" w:eastAsia="Meiryo UI" w:hAnsi="Meiryo UI" w:hint="eastAsia"/>
          <w:sz w:val="21"/>
          <w:szCs w:val="21"/>
          <w:lang w:eastAsia="ja-JP"/>
        </w:rPr>
        <w:t>資料：</w:t>
      </w:r>
      <w:r w:rsidR="001242AA" w:rsidRPr="00B80596">
        <w:rPr>
          <w:rFonts w:ascii="Meiryo UI" w:eastAsia="Meiryo UI" w:hAnsi="Meiryo UI"/>
          <w:sz w:val="21"/>
          <w:szCs w:val="21"/>
          <w:lang w:eastAsia="ja-JP"/>
        </w:rPr>
        <w:t xml:space="preserve"> </w:t>
      </w:r>
      <w:hyperlink r:id="rId10" w:history="1">
        <w:r w:rsidR="004677E9" w:rsidRPr="004677E9">
          <w:rPr>
            <w:rStyle w:val="aa"/>
            <w:rFonts w:ascii="Meiryo UI" w:eastAsia="Meiryo UI" w:hAnsi="Meiryo UI"/>
            <w:sz w:val="21"/>
            <w:szCs w:val="21"/>
            <w:lang w:eastAsia="ja-JP"/>
          </w:rPr>
          <w:t>20260915_JLACセンター打ち合わせ資料</w:t>
        </w:r>
      </w:hyperlink>
    </w:p>
    <w:p w14:paraId="5D47AB96" w14:textId="77777777" w:rsidR="001C33A5" w:rsidRPr="00B80596" w:rsidRDefault="001C33A5" w:rsidP="001C33A5">
      <w:pPr>
        <w:pBdr>
          <w:bottom w:val="single" w:sz="6" w:space="1" w:color="auto"/>
        </w:pBdr>
        <w:spacing w:after="0" w:line="240" w:lineRule="auto"/>
        <w:rPr>
          <w:rFonts w:ascii="Meiryo UI" w:eastAsia="Meiryo UI" w:hAnsi="Meiryo UI"/>
          <w:sz w:val="21"/>
          <w:szCs w:val="21"/>
          <w:lang w:eastAsia="ja-JP"/>
        </w:rPr>
      </w:pPr>
    </w:p>
    <w:p w14:paraId="71B1ACA0" w14:textId="77777777" w:rsidR="001C33A5" w:rsidRPr="00DA540A" w:rsidRDefault="001C33A5" w:rsidP="0001706C">
      <w:pPr>
        <w:spacing w:line="220" w:lineRule="exact"/>
        <w:rPr>
          <w:rFonts w:ascii="Meiryo UI" w:eastAsia="Meiryo UI" w:hAnsi="Meiryo UI"/>
          <w:b/>
          <w:bCs/>
          <w:sz w:val="20"/>
          <w:szCs w:val="20"/>
          <w:lang w:eastAsia="ja-JP"/>
        </w:rPr>
        <w:sectPr w:rsidR="001C33A5" w:rsidRPr="00DA540A" w:rsidSect="00D102CB">
          <w:pgSz w:w="11906" w:h="16838" w:code="9"/>
          <w:pgMar w:top="1440" w:right="1440" w:bottom="1440" w:left="1440" w:header="720" w:footer="720" w:gutter="0"/>
          <w:cols w:space="720"/>
          <w:docGrid w:linePitch="360"/>
        </w:sectPr>
      </w:pPr>
    </w:p>
    <w:tbl>
      <w:tblPr>
        <w:tblStyle w:val="ab"/>
        <w:tblpPr w:leftFromText="142" w:rightFromText="142" w:horzAnchor="margin" w:tblpY="339"/>
        <w:tblW w:w="0" w:type="auto"/>
        <w:tblCellMar>
          <w:top w:w="28" w:type="dxa"/>
          <w:left w:w="57" w:type="dxa"/>
          <w:bottom w:w="28" w:type="dxa"/>
          <w:right w:w="57" w:type="dxa"/>
        </w:tblCellMar>
        <w:tblLook w:val="04A0" w:firstRow="1" w:lastRow="0" w:firstColumn="1" w:lastColumn="0" w:noHBand="0" w:noVBand="1"/>
      </w:tblPr>
      <w:tblGrid>
        <w:gridCol w:w="2632"/>
        <w:gridCol w:w="3053"/>
        <w:gridCol w:w="2809"/>
      </w:tblGrid>
      <w:tr w:rsidR="00EF7B70" w:rsidRPr="0067340B" w14:paraId="63D20305" w14:textId="77777777" w:rsidTr="00E06FBF">
        <w:trPr>
          <w:trHeight w:val="403"/>
        </w:trPr>
        <w:tc>
          <w:tcPr>
            <w:tcW w:w="2632" w:type="dxa"/>
            <w:shd w:val="clear" w:color="auto" w:fill="0E2841" w:themeFill="text2"/>
            <w:vAlign w:val="center"/>
          </w:tcPr>
          <w:p w14:paraId="48386611" w14:textId="3149BAF3" w:rsidR="001C33A5" w:rsidRPr="0067340B" w:rsidRDefault="001C33A5" w:rsidP="00E06FBF">
            <w:pPr>
              <w:spacing w:line="220" w:lineRule="exact"/>
              <w:jc w:val="center"/>
              <w:rPr>
                <w:rFonts w:ascii="Meiryo UI" w:eastAsia="Meiryo UI" w:hAnsi="Meiryo UI"/>
                <w:b/>
                <w:bCs/>
                <w:sz w:val="20"/>
                <w:szCs w:val="20"/>
                <w:lang w:eastAsia="ja-JP"/>
              </w:rPr>
            </w:pPr>
            <w:r w:rsidRPr="0067340B">
              <w:rPr>
                <w:rFonts w:ascii="Meiryo UI" w:eastAsia="Meiryo UI" w:hAnsi="Meiryo UI" w:hint="eastAsia"/>
                <w:b/>
                <w:bCs/>
                <w:sz w:val="20"/>
                <w:szCs w:val="20"/>
                <w:lang w:eastAsia="ja-JP"/>
              </w:rPr>
              <w:lastRenderedPageBreak/>
              <w:t>アジェンダ</w:t>
            </w:r>
          </w:p>
        </w:tc>
        <w:tc>
          <w:tcPr>
            <w:tcW w:w="3053" w:type="dxa"/>
            <w:shd w:val="clear" w:color="auto" w:fill="0E2841" w:themeFill="text2"/>
            <w:vAlign w:val="center"/>
          </w:tcPr>
          <w:p w14:paraId="36B08267" w14:textId="24C54E95" w:rsidR="001C33A5" w:rsidRPr="0067340B" w:rsidRDefault="001C33A5" w:rsidP="00E06FBF">
            <w:pPr>
              <w:spacing w:line="220" w:lineRule="exact"/>
              <w:jc w:val="center"/>
              <w:rPr>
                <w:rFonts w:ascii="Meiryo UI" w:eastAsia="Meiryo UI" w:hAnsi="Meiryo UI"/>
                <w:b/>
                <w:bCs/>
                <w:sz w:val="20"/>
                <w:szCs w:val="20"/>
                <w:lang w:eastAsia="ja-JP"/>
              </w:rPr>
            </w:pPr>
            <w:r w:rsidRPr="0067340B">
              <w:rPr>
                <w:rFonts w:ascii="Meiryo UI" w:eastAsia="Meiryo UI" w:hAnsi="Meiryo UI" w:hint="eastAsia"/>
                <w:b/>
                <w:bCs/>
                <w:sz w:val="20"/>
                <w:szCs w:val="20"/>
                <w:lang w:eastAsia="ja-JP"/>
              </w:rPr>
              <w:t>決定事項</w:t>
            </w:r>
          </w:p>
        </w:tc>
        <w:tc>
          <w:tcPr>
            <w:tcW w:w="2809" w:type="dxa"/>
            <w:shd w:val="clear" w:color="auto" w:fill="0E2841" w:themeFill="text2"/>
            <w:vAlign w:val="center"/>
          </w:tcPr>
          <w:p w14:paraId="2C87764C" w14:textId="48B99E49" w:rsidR="001C33A5" w:rsidRPr="0067340B" w:rsidRDefault="001C33A5" w:rsidP="00E06FBF">
            <w:pPr>
              <w:spacing w:line="220" w:lineRule="exact"/>
              <w:jc w:val="center"/>
              <w:rPr>
                <w:rFonts w:ascii="Meiryo UI" w:eastAsia="Meiryo UI" w:hAnsi="Meiryo UI"/>
                <w:b/>
                <w:bCs/>
                <w:sz w:val="20"/>
                <w:szCs w:val="20"/>
                <w:lang w:eastAsia="ja-JP"/>
              </w:rPr>
            </w:pPr>
            <w:r w:rsidRPr="0067340B">
              <w:rPr>
                <w:rFonts w:ascii="Meiryo UI" w:eastAsia="Meiryo UI" w:hAnsi="Meiryo UI" w:hint="eastAsia"/>
                <w:b/>
                <w:bCs/>
                <w:sz w:val="20"/>
                <w:szCs w:val="20"/>
                <w:lang w:eastAsia="ja-JP"/>
              </w:rPr>
              <w:t>宿題事項</w:t>
            </w:r>
          </w:p>
        </w:tc>
      </w:tr>
      <w:tr w:rsidR="00EB6D85" w:rsidRPr="0067340B" w14:paraId="6F462F52" w14:textId="77777777" w:rsidTr="00E06FBF">
        <w:trPr>
          <w:trHeight w:val="20"/>
        </w:trPr>
        <w:tc>
          <w:tcPr>
            <w:tcW w:w="2632" w:type="dxa"/>
          </w:tcPr>
          <w:p w14:paraId="16AA8EB5" w14:textId="77777777" w:rsidR="00EB6D85" w:rsidRDefault="00EB6D85" w:rsidP="009E7744">
            <w:pPr>
              <w:spacing w:line="220" w:lineRule="exact"/>
              <w:rPr>
                <w:rFonts w:ascii="Meiryo UI" w:eastAsia="Meiryo UI" w:hAnsi="Meiryo UI"/>
                <w:b/>
                <w:bCs/>
                <w:sz w:val="20"/>
                <w:szCs w:val="20"/>
                <w:lang w:eastAsia="ja-JP"/>
              </w:rPr>
            </w:pPr>
            <w:r>
              <w:rPr>
                <w:rFonts w:ascii="Meiryo UI" w:eastAsia="Meiryo UI" w:hAnsi="Meiryo UI" w:hint="eastAsia"/>
                <w:b/>
                <w:bCs/>
                <w:sz w:val="20"/>
                <w:szCs w:val="20"/>
                <w:lang w:eastAsia="ja-JP"/>
              </w:rPr>
              <w:t>&lt;前半&gt;</w:t>
            </w:r>
          </w:p>
          <w:p w14:paraId="6034ED89" w14:textId="10637238" w:rsidR="00EB6D85" w:rsidRDefault="00EB6D85" w:rsidP="009E7744">
            <w:pPr>
              <w:spacing w:line="220" w:lineRule="exact"/>
              <w:rPr>
                <w:rFonts w:ascii="Meiryo UI" w:eastAsia="Meiryo UI" w:hAnsi="Meiryo UI"/>
                <w:b/>
                <w:bCs/>
                <w:sz w:val="20"/>
                <w:szCs w:val="20"/>
                <w:lang w:eastAsia="ja-JP"/>
              </w:rPr>
            </w:pPr>
            <w:r>
              <w:rPr>
                <w:rFonts w:ascii="Meiryo UI" w:eastAsia="Meiryo UI" w:hAnsi="Meiryo UI" w:hint="eastAsia"/>
                <w:b/>
                <w:bCs/>
                <w:sz w:val="20"/>
                <w:szCs w:val="20"/>
                <w:lang w:eastAsia="ja-JP"/>
              </w:rPr>
              <w:t>１．単位変換に関する厚労科研の調査結果のご報告</w:t>
            </w:r>
          </w:p>
        </w:tc>
        <w:tc>
          <w:tcPr>
            <w:tcW w:w="3053" w:type="dxa"/>
          </w:tcPr>
          <w:p w14:paraId="6989908F" w14:textId="09D96026" w:rsidR="00EB6D85" w:rsidRPr="00854EAF" w:rsidRDefault="00000000" w:rsidP="00187573">
            <w:pPr>
              <w:spacing w:after="0" w:line="240" w:lineRule="exact"/>
              <w:rPr>
                <w:rFonts w:ascii="Meiryo UI" w:eastAsia="Meiryo UI" w:hAnsi="Meiryo UI" w:cs="DengXian"/>
                <w:kern w:val="0"/>
                <w:sz w:val="21"/>
                <w:szCs w:val="21"/>
                <w:lang w:eastAsia="ja-JP"/>
                <w14:ligatures w14:val="none"/>
                <w:rPrChange w:id="0" w:author="Honda, Keiko" w:date="2026-09-23T14:31:00Z" w16du:dateUtc="2026-09-23T05:31:00Z">
                  <w:rPr>
                    <w:rFonts w:ascii="Meiryo UI" w:eastAsia="Meiryo UI" w:hAnsi="Meiryo UI"/>
                    <w:sz w:val="20"/>
                    <w:szCs w:val="20"/>
                    <w:lang w:eastAsia="ja-JP"/>
                  </w:rPr>
                </w:rPrChange>
              </w:rPr>
              <w:pPrChange w:id="1" w:author="Honda, Keiko" w:date="2026-09-23T14:46:00Z" w16du:dateUtc="2026-09-23T05:46:00Z">
                <w:pPr>
                  <w:pStyle w:val="a9"/>
                  <w:framePr w:hSpace="142" w:wrap="around" w:hAnchor="margin" w:y="339"/>
                  <w:numPr>
                    <w:numId w:val="10"/>
                  </w:numPr>
                  <w:spacing w:after="0" w:line="220" w:lineRule="exact"/>
                  <w:ind w:left="113" w:hanging="113"/>
                </w:pPr>
              </w:pPrChange>
            </w:pPr>
            <w:ins w:id="2" w:author="Honda, Keiko" w:date="2026-09-21T21:18:00Z" w16du:dateUtc="2026-09-21T12:18:00Z">
              <w:r w:rsidRPr="00D80408">
                <w:rPr>
                  <w:rFonts w:ascii="Meiryo UI" w:eastAsia="Meiryo UI" w:hAnsi="Meiryo UI" w:hint="eastAsia"/>
                  <w:sz w:val="21"/>
                  <w:rPrChange w:id="3" w:author="Honda, Keiko" w:date="2026-09-23T14:42:00Z" w16du:dateUtc="2026-09-23T05:42:00Z">
                    <w:rPr>
                      <w:rFonts w:ascii="Meiryo UI" w:eastAsia="Meiryo UI" w:hAnsi="Meiryo UI" w:hint="eastAsia"/>
                      <w:sz w:val="20"/>
                      <w:szCs w:val="20"/>
                      <w:lang w:eastAsia="ja-JP"/>
                    </w:rPr>
                  </w:rPrChange>
                </w:rPr>
                <w:t>単位変換表は、</w:t>
              </w:r>
            </w:ins>
            <w:del w:id="4" w:author="Honda, Keiko" w:date="2026-09-23T14:31:00Z" w16du:dateUtc="2026-09-23T05:31:00Z">
              <w:r w:rsidRPr="00D80408">
                <w:rPr>
                  <w:rFonts w:ascii="Meiryo UI" w:eastAsia="Meiryo UI" w:hAnsi="Meiryo UI" w:hint="eastAsia"/>
                  <w:sz w:val="20"/>
                  <w:szCs w:val="20"/>
                  <w:lang w:eastAsia="ja-JP"/>
                </w:rPr>
                <w:delText>厚労科研の成果物</w:delText>
              </w:r>
            </w:del>
            <w:del w:id="5" w:author="Honda, Keiko" w:date="2026-09-21T21:18:00Z" w16du:dateUtc="2026-09-21T12:18:00Z">
              <w:r w:rsidRPr="00D80408" w:rsidDel="006A594D">
                <w:rPr>
                  <w:rFonts w:ascii="Meiryo UI" w:eastAsia="Meiryo UI" w:hAnsi="Meiryo UI" w:hint="eastAsia"/>
                  <w:sz w:val="20"/>
                  <w:szCs w:val="20"/>
                  <w:lang w:eastAsia="ja-JP"/>
                </w:rPr>
                <w:delText>である</w:delText>
              </w:r>
              <w:r w:rsidRPr="00D80408" w:rsidDel="006A594D">
                <w:rPr>
                  <w:rFonts w:ascii="Meiryo UI" w:eastAsia="Meiryo UI" w:hAnsi="Meiryo UI" w:cs="DengXian" w:hint="eastAsia"/>
                  <w:kern w:val="0"/>
                  <w:sz w:val="21"/>
                  <w:szCs w:val="21"/>
                  <w:lang w:eastAsia="ja-JP"/>
                  <w14:ligatures w14:val="none"/>
                </w:rPr>
                <w:delText>適用規則を記入した</w:delText>
              </w:r>
              <w:r w:rsidRPr="00D80408" w:rsidDel="006A594D">
                <w:rPr>
                  <w:rFonts w:ascii="Meiryo UI" w:eastAsia="Meiryo UI" w:hAnsi="Meiryo UI" w:cs="DengXian" w:hint="eastAsia"/>
                  <w:kern w:val="0"/>
                  <w:sz w:val="21"/>
                  <w:szCs w:val="21"/>
                  <w:lang w:eastAsia="ja-JP"/>
                  <w14:ligatures w14:val="none"/>
                </w:rPr>
                <w:delText>変換表の資料は</w:delText>
              </w:r>
            </w:del>
            <w:del w:id="6" w:author="Honda, Keiko" w:date="2026-09-23T14:31:00Z" w16du:dateUtc="2026-09-23T05:31:00Z">
              <w:r w:rsidRPr="00D80408">
                <w:rPr>
                  <w:rFonts w:ascii="Meiryo UI" w:eastAsia="Meiryo UI" w:hAnsi="Meiryo UI" w:cs="DengXian" w:hint="eastAsia"/>
                  <w:kern w:val="0"/>
                  <w:sz w:val="21"/>
                  <w:szCs w:val="21"/>
                  <w:lang w:eastAsia="ja-JP"/>
                  <w14:ligatures w14:val="none"/>
                </w:rPr>
                <w:delText>、</w:delText>
              </w:r>
            </w:del>
            <w:r w:rsidRPr="00D80408">
              <w:rPr>
                <w:rFonts w:ascii="Meiryo UI" w:eastAsia="Meiryo UI" w:hAnsi="Meiryo UI" w:hint="eastAsia"/>
                <w:sz w:val="21"/>
                <w:rPrChange w:id="7" w:author="Honda, Keiko" w:date="2026-09-23T14:42:00Z" w16du:dateUtc="2026-09-23T05:42:00Z">
                  <w:rPr>
                    <w:rFonts w:ascii="Meiryo UI" w:eastAsia="Meiryo UI" w:hAnsi="Meiryo UI" w:cs="DengXian" w:hint="eastAsia"/>
                    <w:kern w:val="0"/>
                    <w:sz w:val="21"/>
                    <w:szCs w:val="21"/>
                    <w:lang w:eastAsia="ja-JP"/>
                    <w14:ligatures w14:val="none"/>
                  </w:rPr>
                </w:rPrChange>
              </w:rPr>
              <w:t>令和</w:t>
            </w:r>
            <w:r w:rsidRPr="00D80408">
              <w:rPr>
                <w:rFonts w:ascii="Meiryo UI" w:eastAsia="Meiryo UI" w:hAnsi="Meiryo UI" w:hint="eastAsia"/>
                <w:sz w:val="21"/>
                <w:rPrChange w:id="8" w:author="Honda, Keiko" w:date="2026-09-23T14:42:00Z" w16du:dateUtc="2026-09-23T05:42:00Z">
                  <w:rPr>
                    <w:rFonts w:ascii="Meiryo UI" w:eastAsia="Meiryo UI" w:hAnsi="Meiryo UI" w:cs="DengXian" w:hint="eastAsia"/>
                    <w:kern w:val="0"/>
                    <w:sz w:val="21"/>
                    <w:szCs w:val="21"/>
                    <w:lang w:eastAsia="ja-JP"/>
                    <w14:ligatures w14:val="none"/>
                  </w:rPr>
                </w:rPrChange>
              </w:rPr>
              <w:t>8</w:t>
            </w:r>
            <w:r w:rsidRPr="00D80408">
              <w:rPr>
                <w:rFonts w:ascii="Meiryo UI" w:eastAsia="Meiryo UI" w:hAnsi="Meiryo UI" w:hint="eastAsia"/>
                <w:sz w:val="21"/>
                <w:rPrChange w:id="9" w:author="Honda, Keiko" w:date="2026-09-23T14:42:00Z" w16du:dateUtc="2026-09-23T05:42:00Z">
                  <w:rPr>
                    <w:rFonts w:ascii="Meiryo UI" w:eastAsia="Meiryo UI" w:hAnsi="Meiryo UI" w:cs="DengXian" w:hint="eastAsia"/>
                    <w:kern w:val="0"/>
                    <w:sz w:val="21"/>
                    <w:szCs w:val="21"/>
                    <w:lang w:eastAsia="ja-JP"/>
                    <w14:ligatures w14:val="none"/>
                  </w:rPr>
                </w:rPrChange>
              </w:rPr>
              <w:t>年度</w:t>
            </w:r>
            <w:r w:rsidRPr="00D80408">
              <w:rPr>
                <w:rFonts w:ascii="Meiryo UI" w:eastAsia="Meiryo UI" w:hAnsi="Meiryo UI" w:hint="eastAsia"/>
                <w:sz w:val="21"/>
                <w:rPrChange w:id="10" w:author="Honda, Keiko" w:date="2026-09-23T14:42:00Z" w16du:dateUtc="2026-09-23T05:42:00Z">
                  <w:rPr>
                    <w:rFonts w:ascii="Meiryo UI" w:eastAsia="Meiryo UI" w:hAnsi="Meiryo UI" w:cs="DengXian" w:hint="eastAsia"/>
                    <w:kern w:val="0"/>
                    <w:sz w:val="21"/>
                    <w:szCs w:val="21"/>
                    <w:lang w:eastAsia="ja-JP"/>
                    <w14:ligatures w14:val="none"/>
                  </w:rPr>
                </w:rPrChange>
              </w:rPr>
              <w:t>3</w:t>
            </w:r>
            <w:r w:rsidRPr="00D80408">
              <w:rPr>
                <w:rFonts w:ascii="Meiryo UI" w:eastAsia="Meiryo UI" w:hAnsi="Meiryo UI" w:hint="eastAsia"/>
                <w:sz w:val="21"/>
                <w:rPrChange w:id="11" w:author="Honda, Keiko" w:date="2026-09-23T14:42:00Z" w16du:dateUtc="2026-09-23T05:42:00Z">
                  <w:rPr>
                    <w:rFonts w:ascii="Meiryo UI" w:eastAsia="Meiryo UI" w:hAnsi="Meiryo UI" w:cs="DengXian" w:hint="eastAsia"/>
                    <w:kern w:val="0"/>
                    <w:sz w:val="21"/>
                    <w:szCs w:val="21"/>
                    <w:lang w:eastAsia="ja-JP"/>
                    <w14:ligatures w14:val="none"/>
                  </w:rPr>
                </w:rPrChange>
              </w:rPr>
              <w:t>月の</w:t>
            </w:r>
            <w:ins w:id="12" w:author="Honda, Keiko" w:date="2026-09-21T21:18:00Z" w16du:dateUtc="2026-09-21T12:18:00Z">
              <w:r w:rsidRPr="00D80408">
                <w:rPr>
                  <w:rFonts w:ascii="Meiryo UI" w:eastAsia="Meiryo UI" w:hAnsi="Meiryo UI" w:hint="eastAsia"/>
                  <w:sz w:val="21"/>
                  <w:rPrChange w:id="13" w:author="Honda, Keiko" w:date="2026-09-23T14:42:00Z" w16du:dateUtc="2026-09-23T05:42:00Z">
                    <w:rPr>
                      <w:rFonts w:ascii="Meiryo UI" w:eastAsia="Meiryo UI" w:hAnsi="Meiryo UI" w:cs="DengXian" w:hint="eastAsia"/>
                      <w:kern w:val="0"/>
                      <w:sz w:val="21"/>
                      <w:szCs w:val="21"/>
                      <w:lang w:eastAsia="ja-JP"/>
                      <w14:ligatures w14:val="none"/>
                    </w:rPr>
                  </w:rPrChange>
                </w:rPr>
                <w:t>厚労科研の</w:t>
              </w:r>
            </w:ins>
            <w:r w:rsidRPr="00D80408">
              <w:rPr>
                <w:rFonts w:ascii="Meiryo UI" w:eastAsia="Meiryo UI" w:hAnsi="Meiryo UI" w:hint="eastAsia"/>
                <w:sz w:val="21"/>
                <w:rPrChange w:id="14" w:author="Honda, Keiko" w:date="2026-09-23T14:42:00Z" w16du:dateUtc="2026-09-23T05:42:00Z">
                  <w:rPr>
                    <w:rFonts w:ascii="Meiryo UI" w:eastAsia="Meiryo UI" w:hAnsi="Meiryo UI" w:cs="DengXian" w:hint="eastAsia"/>
                    <w:kern w:val="0"/>
                    <w:sz w:val="21"/>
                    <w:szCs w:val="21"/>
                    <w:lang w:eastAsia="ja-JP"/>
                    <w14:ligatures w14:val="none"/>
                  </w:rPr>
                </w:rPrChange>
              </w:rPr>
              <w:t>最終報告</w:t>
            </w:r>
            <w:ins w:id="15" w:author="Honda, Keiko" w:date="2026-09-23T14:31:00Z" w16du:dateUtc="2026-09-23T05:31:00Z">
              <w:r w:rsidR="00854EAF" w:rsidRPr="00D80408">
                <w:rPr>
                  <w:rFonts w:ascii="Meiryo UI" w:eastAsia="Meiryo UI" w:hAnsi="Meiryo UI" w:hint="eastAsia"/>
                  <w:sz w:val="21"/>
                  <w:szCs w:val="21"/>
                </w:rPr>
                <w:t>における成果物として</w:t>
              </w:r>
            </w:ins>
            <w:ins w:id="16" w:author="Honda, Keiko" w:date="2026-09-21T21:18:00Z" w16du:dateUtc="2026-09-21T12:18:00Z">
              <w:r>
                <w:rPr>
                  <w:rFonts w:ascii="Meiryo UI" w:eastAsia="Meiryo UI" w:hAnsi="Meiryo UI" w:cs="DengXian" w:hint="eastAsia"/>
                  <w:kern w:val="0"/>
                  <w:sz w:val="21"/>
                  <w:szCs w:val="21"/>
                  <w:lang w:eastAsia="ja-JP"/>
                  <w14:ligatures w14:val="none"/>
                </w:rPr>
                <w:t>提出する</w:t>
              </w:r>
            </w:ins>
            <w:del w:id="17" w:author="Honda, Keiko" w:date="2026-09-21T21:18:00Z" w16du:dateUtc="2026-09-21T12:18:00Z">
              <w:r w:rsidDel="006A594D">
                <w:rPr>
                  <w:rFonts w:ascii="Meiryo UI" w:eastAsia="Meiryo UI" w:hAnsi="Meiryo UI" w:cs="DengXian" w:hint="eastAsia"/>
                  <w:kern w:val="0"/>
                  <w:sz w:val="21"/>
                  <w:szCs w:val="21"/>
                  <w:lang w:eastAsia="ja-JP"/>
                  <w14:ligatures w14:val="none"/>
                </w:rPr>
                <w:delText>時に</w:delText>
              </w:r>
              <w:r w:rsidRPr="00854EAF" w:rsidDel="006A594D">
                <w:rPr>
                  <w:rFonts w:ascii="Meiryo UI" w:hAnsi="Meiryo UI" w:hint="eastAsia"/>
                  <w:sz w:val="21"/>
                  <w:rPrChange w:id="18" w:author="Honda, Keiko" w:date="2026-09-23T14:31:00Z" w16du:dateUtc="2026-09-23T05:31:00Z">
                    <w:rPr>
                      <w:rFonts w:ascii="Meiryo UI" w:eastAsia="Meiryo UI" w:hAnsi="Meiryo UI" w:cs="DengXian" w:hint="eastAsia"/>
                      <w:kern w:val="0"/>
                      <w:sz w:val="21"/>
                      <w:szCs w:val="21"/>
                      <w:lang w:eastAsia="ja-JP"/>
                      <w14:ligatures w14:val="none"/>
                    </w:rPr>
                  </w:rPrChange>
                </w:rPr>
                <w:delText>提出する</w:delText>
              </w:r>
            </w:del>
            <w:r w:rsidRPr="00854EAF">
              <w:rPr>
                <w:rFonts w:ascii="Meiryo UI" w:hAnsi="Meiryo UI" w:hint="eastAsia"/>
                <w:sz w:val="21"/>
                <w:rPrChange w:id="19" w:author="Honda, Keiko" w:date="2026-09-23T14:31:00Z" w16du:dateUtc="2026-09-23T05:31:00Z">
                  <w:rPr>
                    <w:rFonts w:ascii="Meiryo UI" w:eastAsia="Meiryo UI" w:hAnsi="Meiryo UI" w:cs="DengXian" w:hint="eastAsia"/>
                    <w:kern w:val="0"/>
                    <w:sz w:val="21"/>
                    <w:szCs w:val="21"/>
                    <w:lang w:eastAsia="ja-JP"/>
                    <w14:ligatures w14:val="none"/>
                  </w:rPr>
                </w:rPrChange>
              </w:rPr>
              <w:t>。</w:t>
            </w:r>
          </w:p>
        </w:tc>
        <w:tc>
          <w:tcPr>
            <w:tcW w:w="2809" w:type="dxa"/>
          </w:tcPr>
          <w:p w14:paraId="5D7BBE73" w14:textId="38E4AAD6" w:rsidR="00EB6D85" w:rsidRPr="00162FB1" w:rsidRDefault="006A594D">
            <w:pPr>
              <w:pStyle w:val="a9"/>
              <w:spacing w:line="220" w:lineRule="exact"/>
              <w:ind w:left="113"/>
              <w:rPr>
                <w:rFonts w:ascii="Meiryo UI" w:eastAsia="Meiryo UI" w:hAnsi="Meiryo UI"/>
                <w:sz w:val="20"/>
                <w:szCs w:val="20"/>
                <w:lang w:eastAsia="ja-JP"/>
              </w:rPr>
              <w:pPrChange w:id="20" w:author="Honda, Keiko" w:date="2026-09-21T21:19:00Z" w16du:dateUtc="2026-09-21T12:19:00Z">
                <w:pPr>
                  <w:pStyle w:val="a9"/>
                  <w:framePr w:hSpace="142" w:wrap="around" w:hAnchor="margin" w:y="339"/>
                  <w:numPr>
                    <w:numId w:val="10"/>
                  </w:numPr>
                  <w:spacing w:line="220" w:lineRule="exact"/>
                  <w:ind w:left="113" w:hanging="113"/>
                </w:pPr>
              </w:pPrChange>
            </w:pPr>
            <w:ins w:id="21" w:author="Honda, Keiko" w:date="2026-09-21T21:19:00Z" w16du:dateUtc="2026-09-21T12:19:00Z">
              <w:r>
                <w:rPr>
                  <w:rFonts w:ascii="Meiryo UI" w:eastAsia="Meiryo UI" w:hAnsi="Meiryo UI" w:cs="DengXian" w:hint="eastAsia"/>
                  <w:kern w:val="0"/>
                  <w:sz w:val="21"/>
                  <w:szCs w:val="21"/>
                  <w:lang w:eastAsia="ja-JP"/>
                  <w14:ligatures w14:val="none"/>
                </w:rPr>
                <w:t>―</w:t>
              </w:r>
            </w:ins>
            <w:del w:id="22" w:author="Honda, Keiko" w:date="2026-09-21T21:19:00Z" w16du:dateUtc="2026-09-21T12:19:00Z">
              <w:r w:rsidR="00EB6D85" w:rsidDel="006A594D">
                <w:rPr>
                  <w:rFonts w:ascii="Meiryo UI" w:eastAsia="Meiryo UI" w:hAnsi="Meiryo UI" w:cs="DengXian" w:hint="eastAsia"/>
                  <w:kern w:val="0"/>
                  <w:sz w:val="21"/>
                  <w:szCs w:val="21"/>
                  <w:lang w:eastAsia="ja-JP"/>
                  <w14:ligatures w14:val="none"/>
                </w:rPr>
                <w:delText>「その他測定法」コードのうち、未付番の試薬の登録を目的として設定されている場合については、付番され次第適切なコードに付け替えるよう、医療機関に周知することを検討する。【担当者：厚労省、期限：電子カルテ情報共有サービスの全国運用開始時期】</w:delText>
              </w:r>
            </w:del>
          </w:p>
        </w:tc>
      </w:tr>
      <w:tr w:rsidR="00EB6D85" w:rsidRPr="0067340B" w14:paraId="28DDB474" w14:textId="77777777" w:rsidTr="00E06FBF">
        <w:trPr>
          <w:trHeight w:val="20"/>
        </w:trPr>
        <w:tc>
          <w:tcPr>
            <w:tcW w:w="2632" w:type="dxa"/>
          </w:tcPr>
          <w:p w14:paraId="232FCB0C" w14:textId="77777777" w:rsidR="00EB6D85" w:rsidRDefault="00EB6D85" w:rsidP="009E7744">
            <w:pPr>
              <w:spacing w:line="220" w:lineRule="exact"/>
              <w:rPr>
                <w:rFonts w:ascii="Meiryo UI" w:eastAsia="Meiryo UI" w:hAnsi="Meiryo UI"/>
                <w:b/>
                <w:bCs/>
                <w:sz w:val="20"/>
                <w:szCs w:val="20"/>
                <w:lang w:eastAsia="ja-JP"/>
              </w:rPr>
            </w:pPr>
            <w:r>
              <w:rPr>
                <w:rFonts w:ascii="Meiryo UI" w:eastAsia="Meiryo UI" w:hAnsi="Meiryo UI" w:hint="eastAsia"/>
                <w:b/>
                <w:bCs/>
                <w:sz w:val="20"/>
                <w:szCs w:val="20"/>
                <w:lang w:eastAsia="ja-JP"/>
              </w:rPr>
              <w:t>&lt;後半&gt;</w:t>
            </w:r>
          </w:p>
          <w:p w14:paraId="5C47722E" w14:textId="4A9A1318" w:rsidR="00EB6D85" w:rsidRDefault="00EB6D85" w:rsidP="009E7744">
            <w:pPr>
              <w:spacing w:line="220" w:lineRule="exact"/>
              <w:rPr>
                <w:rFonts w:ascii="Meiryo UI" w:eastAsia="Meiryo UI" w:hAnsi="Meiryo UI"/>
                <w:b/>
                <w:bCs/>
                <w:sz w:val="20"/>
                <w:szCs w:val="20"/>
                <w:lang w:eastAsia="ja-JP"/>
              </w:rPr>
            </w:pPr>
            <w:r>
              <w:rPr>
                <w:rFonts w:ascii="Meiryo UI" w:eastAsia="Meiryo UI" w:hAnsi="Meiryo UI" w:hint="eastAsia"/>
                <w:b/>
                <w:bCs/>
                <w:sz w:val="20"/>
                <w:szCs w:val="20"/>
                <w:lang w:eastAsia="ja-JP"/>
              </w:rPr>
              <w:t>１．臨床検査医学会との調整状況等</w:t>
            </w:r>
          </w:p>
        </w:tc>
        <w:tc>
          <w:tcPr>
            <w:tcW w:w="3053" w:type="dxa"/>
          </w:tcPr>
          <w:p w14:paraId="3BF42328" w14:textId="54799871" w:rsidR="00EB6D85" w:rsidRDefault="00EB6D85" w:rsidP="00EB6D85">
            <w:pPr>
              <w:pStyle w:val="a9"/>
              <w:spacing w:after="0" w:line="220" w:lineRule="exact"/>
              <w:ind w:left="113"/>
              <w:rPr>
                <w:rFonts w:ascii="Meiryo UI" w:eastAsia="Meiryo UI" w:hAnsi="Meiryo UI"/>
                <w:sz w:val="20"/>
                <w:szCs w:val="20"/>
                <w:lang w:eastAsia="ja-JP"/>
              </w:rPr>
            </w:pPr>
            <w:r w:rsidRPr="006F15CD">
              <w:rPr>
                <w:rFonts w:ascii="Meiryo UI" w:eastAsia="Meiryo UI" w:hAnsi="Meiryo UI" w:hint="eastAsia"/>
                <w:sz w:val="20"/>
                <w:szCs w:val="20"/>
                <w:lang w:eastAsia="ja-JP"/>
              </w:rPr>
              <w:t>―</w:t>
            </w:r>
          </w:p>
        </w:tc>
        <w:tc>
          <w:tcPr>
            <w:tcW w:w="2809" w:type="dxa"/>
          </w:tcPr>
          <w:p w14:paraId="1FF58435" w14:textId="31B754DA" w:rsidR="00EB6D85" w:rsidRDefault="00EB6D85" w:rsidP="00EB6D85">
            <w:pPr>
              <w:pStyle w:val="a9"/>
              <w:spacing w:line="220" w:lineRule="exact"/>
              <w:ind w:left="113"/>
              <w:rPr>
                <w:rFonts w:ascii="Meiryo UI" w:eastAsia="Meiryo UI" w:hAnsi="Meiryo UI" w:cs="DengXian"/>
                <w:kern w:val="0"/>
                <w:sz w:val="21"/>
                <w:szCs w:val="21"/>
                <w:lang w:eastAsia="ja-JP"/>
                <w14:ligatures w14:val="none"/>
              </w:rPr>
            </w:pPr>
            <w:r w:rsidRPr="006F15CD">
              <w:rPr>
                <w:rFonts w:ascii="Meiryo UI" w:eastAsia="Meiryo UI" w:hAnsi="Meiryo UI" w:hint="eastAsia"/>
                <w:sz w:val="20"/>
                <w:szCs w:val="20"/>
                <w:lang w:eastAsia="ja-JP"/>
              </w:rPr>
              <w:t>―</w:t>
            </w:r>
          </w:p>
        </w:tc>
      </w:tr>
      <w:tr w:rsidR="00EB6D85" w:rsidRPr="0067340B" w14:paraId="1F01F4BE" w14:textId="77777777" w:rsidTr="00E06FBF">
        <w:trPr>
          <w:trHeight w:val="20"/>
        </w:trPr>
        <w:tc>
          <w:tcPr>
            <w:tcW w:w="2632" w:type="dxa"/>
          </w:tcPr>
          <w:p w14:paraId="6785B026" w14:textId="1017F3E8" w:rsidR="00EB6D85" w:rsidRDefault="00EB6D85" w:rsidP="009E7744">
            <w:pPr>
              <w:spacing w:line="220" w:lineRule="exact"/>
              <w:rPr>
                <w:rFonts w:ascii="Meiryo UI" w:eastAsia="Meiryo UI" w:hAnsi="Meiryo UI"/>
                <w:b/>
                <w:bCs/>
                <w:sz w:val="20"/>
                <w:szCs w:val="20"/>
                <w:lang w:eastAsia="ja-JP"/>
              </w:rPr>
            </w:pPr>
            <w:r>
              <w:rPr>
                <w:rFonts w:ascii="Meiryo UI" w:eastAsia="Meiryo UI" w:hAnsi="Meiryo UI" w:hint="eastAsia"/>
                <w:b/>
                <w:bCs/>
                <w:sz w:val="20"/>
                <w:szCs w:val="20"/>
                <w:lang w:eastAsia="ja-JP"/>
              </w:rPr>
              <w:t>２．JLACコードの採番にあたっての課題整理状況</w:t>
            </w:r>
          </w:p>
        </w:tc>
        <w:tc>
          <w:tcPr>
            <w:tcW w:w="3053" w:type="dxa"/>
          </w:tcPr>
          <w:p w14:paraId="0EC37F8B" w14:textId="00AA5A0F" w:rsidR="00EB6D85" w:rsidRDefault="00EB6D85" w:rsidP="00EB6D85">
            <w:pPr>
              <w:pStyle w:val="a9"/>
              <w:spacing w:after="0" w:line="220" w:lineRule="exact"/>
              <w:ind w:left="113"/>
              <w:rPr>
                <w:rFonts w:ascii="Meiryo UI" w:eastAsia="Meiryo UI" w:hAnsi="Meiryo UI"/>
                <w:sz w:val="20"/>
                <w:szCs w:val="20"/>
                <w:lang w:eastAsia="ja-JP"/>
              </w:rPr>
            </w:pPr>
            <w:r w:rsidRPr="00EB6D85">
              <w:rPr>
                <w:rFonts w:ascii="Meiryo UI" w:eastAsia="Meiryo UI" w:hAnsi="Meiryo UI"/>
                <w:sz w:val="20"/>
                <w:szCs w:val="20"/>
                <w:lang w:eastAsia="ja-JP"/>
              </w:rPr>
              <w:t>―</w:t>
            </w:r>
          </w:p>
        </w:tc>
        <w:tc>
          <w:tcPr>
            <w:tcW w:w="2809" w:type="dxa"/>
          </w:tcPr>
          <w:p w14:paraId="7D00B3E3" w14:textId="3CE0934A" w:rsidR="00EB6D85" w:rsidRDefault="00EB6D85" w:rsidP="00C801A9">
            <w:pPr>
              <w:pStyle w:val="a9"/>
              <w:numPr>
                <w:ilvl w:val="0"/>
                <w:numId w:val="10"/>
              </w:numPr>
              <w:spacing w:line="220" w:lineRule="exact"/>
              <w:ind w:left="113" w:hanging="113"/>
              <w:rPr>
                <w:rFonts w:ascii="Meiryo UI" w:eastAsia="Meiryo UI" w:hAnsi="Meiryo UI" w:cs="DengXian"/>
                <w:kern w:val="0"/>
                <w:sz w:val="21"/>
                <w:szCs w:val="21"/>
                <w:lang w:eastAsia="ja-JP"/>
                <w14:ligatures w14:val="none"/>
              </w:rPr>
            </w:pPr>
            <w:r>
              <w:rPr>
                <w:rFonts w:ascii="Meiryo UI" w:eastAsia="Meiryo UI" w:hAnsi="Meiryo UI" w:cs="DengXian" w:hint="eastAsia"/>
                <w:kern w:val="0"/>
                <w:sz w:val="21"/>
                <w:szCs w:val="21"/>
                <w:lang w:eastAsia="ja-JP"/>
                <w14:ligatures w14:val="none"/>
              </w:rPr>
              <w:t>43+5項目の見直し未完了のコードについては、確認済みのコードを10月版のマスタに収載して提出する。【担当者：JLACセンター、期限：10月1日】</w:t>
            </w:r>
          </w:p>
        </w:tc>
      </w:tr>
      <w:tr w:rsidR="00EB6D85" w:rsidRPr="0067340B" w14:paraId="625B8AF1" w14:textId="77777777" w:rsidTr="00E06FBF">
        <w:trPr>
          <w:trHeight w:val="20"/>
        </w:trPr>
        <w:tc>
          <w:tcPr>
            <w:tcW w:w="2632" w:type="dxa"/>
          </w:tcPr>
          <w:p w14:paraId="7830BB19" w14:textId="77777777" w:rsidR="00EB6D85" w:rsidRDefault="00EB6D85" w:rsidP="009E7744">
            <w:pPr>
              <w:spacing w:line="220" w:lineRule="exact"/>
              <w:rPr>
                <w:rFonts w:ascii="Meiryo UI" w:eastAsia="Meiryo UI" w:hAnsi="Meiryo UI"/>
                <w:b/>
                <w:bCs/>
                <w:sz w:val="20"/>
                <w:szCs w:val="20"/>
                <w:lang w:eastAsia="ja-JP"/>
              </w:rPr>
            </w:pPr>
            <w:r>
              <w:rPr>
                <w:rFonts w:ascii="Meiryo UI" w:eastAsia="Meiryo UI" w:hAnsi="Meiryo UI" w:hint="eastAsia"/>
                <w:b/>
                <w:bCs/>
                <w:sz w:val="20"/>
                <w:szCs w:val="20"/>
                <w:lang w:eastAsia="ja-JP"/>
              </w:rPr>
              <w:t>３．電子カルテ情報共有サービスのJLACコード表について</w:t>
            </w:r>
          </w:p>
          <w:p w14:paraId="62567414" w14:textId="5E1CD05C" w:rsidR="00EB6D85" w:rsidRPr="00EB6D85" w:rsidRDefault="00EB6D85" w:rsidP="009E7744">
            <w:pPr>
              <w:spacing w:line="220" w:lineRule="exact"/>
              <w:rPr>
                <w:rFonts w:ascii="Meiryo UI" w:eastAsia="Meiryo UI" w:hAnsi="Meiryo UI"/>
                <w:sz w:val="20"/>
                <w:szCs w:val="20"/>
                <w:lang w:eastAsia="ja-JP"/>
              </w:rPr>
            </w:pPr>
            <w:r>
              <w:rPr>
                <w:rFonts w:ascii="Meiryo UI" w:eastAsia="Meiryo UI" w:hAnsi="Meiryo UI" w:hint="eastAsia"/>
                <w:sz w:val="20"/>
                <w:szCs w:val="20"/>
                <w:lang w:eastAsia="ja-JP"/>
              </w:rPr>
              <w:t xml:space="preserve">① </w:t>
            </w:r>
            <w:r w:rsidRPr="0041446D">
              <w:rPr>
                <w:rFonts w:ascii="Meiryo UI" w:eastAsia="Meiryo UI" w:hAnsi="Meiryo UI"/>
                <w:sz w:val="20"/>
                <w:szCs w:val="20"/>
                <w:u w:val="single"/>
                <w:lang w:eastAsia="ja-JP"/>
              </w:rPr>
              <w:t>電子カルテ情報共有サービスのJLACコード表の今後の過ごし方</w:t>
            </w:r>
          </w:p>
        </w:tc>
        <w:tc>
          <w:tcPr>
            <w:tcW w:w="3053" w:type="dxa"/>
          </w:tcPr>
          <w:p w14:paraId="29B013CF" w14:textId="5DAA26CF" w:rsidR="00EB6D85" w:rsidRDefault="006A594D">
            <w:pPr>
              <w:pStyle w:val="a9"/>
              <w:spacing w:after="0" w:line="220" w:lineRule="exact"/>
              <w:ind w:left="113"/>
              <w:rPr>
                <w:rFonts w:ascii="Meiryo UI" w:eastAsia="Meiryo UI" w:hAnsi="Meiryo UI"/>
                <w:sz w:val="20"/>
                <w:szCs w:val="20"/>
                <w:lang w:eastAsia="ja-JP"/>
              </w:rPr>
              <w:pPrChange w:id="23" w:author="Honda, Keiko" w:date="2026-09-21T21:20:00Z" w16du:dateUtc="2026-09-21T12:20:00Z">
                <w:pPr>
                  <w:pStyle w:val="a9"/>
                  <w:framePr w:hSpace="142" w:wrap="around" w:hAnchor="margin" w:y="339"/>
                  <w:numPr>
                    <w:numId w:val="10"/>
                  </w:numPr>
                  <w:spacing w:after="0" w:line="220" w:lineRule="exact"/>
                  <w:ind w:left="113" w:hanging="113"/>
                </w:pPr>
              </w:pPrChange>
            </w:pPr>
            <w:ins w:id="24" w:author="Honda, Keiko" w:date="2026-09-21T21:20:00Z" w16du:dateUtc="2026-09-21T12:20:00Z">
              <w:r>
                <w:rPr>
                  <w:rFonts w:ascii="Meiryo UI" w:eastAsia="Meiryo UI" w:hAnsi="Meiryo UI" w:hint="eastAsia"/>
                  <w:sz w:val="20"/>
                  <w:szCs w:val="20"/>
                  <w:lang w:eastAsia="ja-JP"/>
                </w:rPr>
                <w:t>―</w:t>
              </w:r>
            </w:ins>
          </w:p>
        </w:tc>
        <w:tc>
          <w:tcPr>
            <w:tcW w:w="2809" w:type="dxa"/>
          </w:tcPr>
          <w:p w14:paraId="4780334C" w14:textId="49E2702F" w:rsidR="00EB6D85" w:rsidRDefault="00EB6D85" w:rsidP="00C801A9">
            <w:pPr>
              <w:pStyle w:val="a9"/>
              <w:numPr>
                <w:ilvl w:val="0"/>
                <w:numId w:val="10"/>
              </w:numPr>
              <w:spacing w:line="220" w:lineRule="exact"/>
              <w:ind w:left="113" w:hanging="113"/>
              <w:rPr>
                <w:rFonts w:ascii="Meiryo UI" w:eastAsia="Meiryo UI" w:hAnsi="Meiryo UI" w:cs="DengXian"/>
                <w:kern w:val="0"/>
                <w:sz w:val="21"/>
                <w:szCs w:val="21"/>
                <w:lang w:eastAsia="ja-JP"/>
                <w14:ligatures w14:val="none"/>
              </w:rPr>
            </w:pPr>
            <w:del w:id="25" w:author="Honda, Keiko" w:date="2026-09-21T21:20:00Z" w16du:dateUtc="2026-09-21T12:20:00Z">
              <w:r w:rsidDel="006A594D">
                <w:rPr>
                  <w:rFonts w:ascii="Meiryo UI" w:eastAsia="Meiryo UI" w:hAnsi="Meiryo UI" w:cs="DengXian" w:hint="eastAsia"/>
                  <w:kern w:val="0"/>
                  <w:sz w:val="21"/>
                  <w:szCs w:val="21"/>
                  <w:lang w:eastAsia="ja-JP"/>
                  <w14:ligatures w14:val="none"/>
                </w:rPr>
                <w:delText>9月版の</w:delText>
              </w:r>
            </w:del>
            <w:ins w:id="26" w:author="Honda, Keiko" w:date="2026-09-21T21:20:00Z" w16du:dateUtc="2026-09-21T12:20:00Z">
              <w:r w:rsidR="006A594D">
                <w:rPr>
                  <w:rFonts w:ascii="Meiryo UI" w:eastAsia="Meiryo UI" w:hAnsi="Meiryo UI" w:cs="DengXian" w:hint="eastAsia"/>
                  <w:kern w:val="0"/>
                  <w:sz w:val="21"/>
                  <w:szCs w:val="21"/>
                  <w:lang w:eastAsia="ja-JP"/>
                  <w14:ligatures w14:val="none"/>
                </w:rPr>
                <w:t>電カル共有用JLAC</w:t>
              </w:r>
            </w:ins>
            <w:r>
              <w:rPr>
                <w:rFonts w:ascii="Meiryo UI" w:eastAsia="Meiryo UI" w:hAnsi="Meiryo UI" w:cs="DengXian" w:hint="eastAsia"/>
                <w:kern w:val="0"/>
                <w:sz w:val="21"/>
                <w:szCs w:val="21"/>
                <w:lang w:eastAsia="ja-JP"/>
                <w14:ligatures w14:val="none"/>
              </w:rPr>
              <w:t>マスタの</w:t>
            </w:r>
            <w:ins w:id="27" w:author="Honda, Keiko" w:date="2026-09-21T21:20:00Z" w16du:dateUtc="2026-09-21T12:20:00Z">
              <w:r w:rsidR="006A594D">
                <w:rPr>
                  <w:rFonts w:ascii="Meiryo UI" w:eastAsia="Meiryo UI" w:hAnsi="Meiryo UI" w:cs="DengXian" w:hint="eastAsia"/>
                  <w:kern w:val="0"/>
                  <w:sz w:val="21"/>
                  <w:szCs w:val="21"/>
                  <w:lang w:eastAsia="ja-JP"/>
                  <w14:ligatures w14:val="none"/>
                </w:rPr>
                <w:t>9月</w:t>
              </w:r>
            </w:ins>
            <w:r>
              <w:rPr>
                <w:rFonts w:ascii="Meiryo UI" w:eastAsia="Meiryo UI" w:hAnsi="Meiryo UI" w:cs="DengXian" w:hint="eastAsia"/>
                <w:kern w:val="0"/>
                <w:sz w:val="21"/>
                <w:szCs w:val="21"/>
                <w:lang w:eastAsia="ja-JP"/>
                <w14:ligatures w14:val="none"/>
              </w:rPr>
              <w:t>公開版を厚労省</w:t>
            </w:r>
            <w:ins w:id="28" w:author="Honda, Keiko" w:date="2026-09-21T21:20:00Z" w16du:dateUtc="2026-09-21T12:20:00Z">
              <w:r w:rsidR="006A594D">
                <w:rPr>
                  <w:rFonts w:ascii="Meiryo UI" w:eastAsia="Meiryo UI" w:hAnsi="Meiryo UI" w:cs="DengXian" w:hint="eastAsia"/>
                  <w:kern w:val="0"/>
                  <w:sz w:val="21"/>
                  <w:szCs w:val="21"/>
                  <w:lang w:eastAsia="ja-JP"/>
                  <w14:ligatures w14:val="none"/>
                </w:rPr>
                <w:t>へ</w:t>
              </w:r>
            </w:ins>
            <w:del w:id="29" w:author="Honda, Keiko" w:date="2026-09-21T21:20:00Z" w16du:dateUtc="2026-09-21T12:20:00Z">
              <w:r w:rsidDel="006A594D">
                <w:rPr>
                  <w:rFonts w:ascii="Meiryo UI" w:eastAsia="Meiryo UI" w:hAnsi="Meiryo UI" w:cs="DengXian" w:hint="eastAsia"/>
                  <w:kern w:val="0"/>
                  <w:sz w:val="21"/>
                  <w:szCs w:val="21"/>
                  <w:lang w:eastAsia="ja-JP"/>
                  <w14:ligatures w14:val="none"/>
                </w:rPr>
                <w:delText>に</w:delText>
              </w:r>
            </w:del>
            <w:r>
              <w:rPr>
                <w:rFonts w:ascii="Meiryo UI" w:eastAsia="Meiryo UI" w:hAnsi="Meiryo UI" w:cs="DengXian" w:hint="eastAsia"/>
                <w:kern w:val="0"/>
                <w:sz w:val="21"/>
                <w:szCs w:val="21"/>
                <w:lang w:eastAsia="ja-JP"/>
                <w14:ligatures w14:val="none"/>
              </w:rPr>
              <w:t>連携する。【担当者：JLACセンター、期限：9月15日】</w:t>
            </w:r>
          </w:p>
          <w:p w14:paraId="62F4BF4B" w14:textId="5E780FCE" w:rsidR="00EB6D85" w:rsidRDefault="00864532" w:rsidP="00C801A9">
            <w:pPr>
              <w:pStyle w:val="a9"/>
              <w:numPr>
                <w:ilvl w:val="0"/>
                <w:numId w:val="10"/>
              </w:numPr>
              <w:spacing w:line="220" w:lineRule="exact"/>
              <w:ind w:left="113" w:hanging="113"/>
              <w:rPr>
                <w:rFonts w:ascii="Meiryo UI" w:eastAsia="Meiryo UI" w:hAnsi="Meiryo UI" w:cs="DengXian"/>
                <w:kern w:val="0"/>
                <w:sz w:val="21"/>
                <w:szCs w:val="21"/>
                <w:lang w:eastAsia="ja-JP"/>
                <w14:ligatures w14:val="none"/>
              </w:rPr>
            </w:pPr>
            <w:r>
              <w:rPr>
                <w:rFonts w:ascii="Meiryo UI" w:eastAsia="Meiryo UI" w:hAnsi="Meiryo UI" w:cs="DengXian" w:hint="eastAsia"/>
                <w:kern w:val="0"/>
                <w:sz w:val="21"/>
                <w:szCs w:val="21"/>
                <w:lang w:eastAsia="ja-JP"/>
                <w14:ligatures w14:val="none"/>
              </w:rPr>
              <w:t>新旧対応表</w:t>
            </w:r>
            <w:ins w:id="30" w:author="Honda, Keiko" w:date="2026-09-21T21:21:00Z" w16du:dateUtc="2026-09-21T12:21:00Z">
              <w:r w:rsidR="006A594D">
                <w:rPr>
                  <w:rFonts w:ascii="Meiryo UI" w:eastAsia="Meiryo UI" w:hAnsi="Meiryo UI" w:cs="DengXian" w:hint="eastAsia"/>
                  <w:kern w:val="0"/>
                  <w:sz w:val="21"/>
                  <w:szCs w:val="21"/>
                  <w:lang w:eastAsia="ja-JP"/>
                  <w14:ligatures w14:val="none"/>
                </w:rPr>
                <w:t>を確認し、適用終了日を含めたJLACセンターへの確認事項を整理して提示する。</w:t>
              </w:r>
            </w:ins>
            <w:del w:id="31" w:author="Honda, Keiko" w:date="2026-09-21T21:21:00Z" w16du:dateUtc="2026-09-21T12:21:00Z">
              <w:r w:rsidDel="006A594D">
                <w:rPr>
                  <w:rFonts w:ascii="Meiryo UI" w:eastAsia="Meiryo UI" w:hAnsi="Meiryo UI" w:cs="DengXian" w:hint="eastAsia"/>
                  <w:kern w:val="0"/>
                  <w:sz w:val="21"/>
                  <w:szCs w:val="21"/>
                  <w:lang w:eastAsia="ja-JP"/>
                  <w14:ligatures w14:val="none"/>
                </w:rPr>
                <w:delText>において、販売終了と記載されていた試薬について、適用終了日が99999999に変更されていた箇所を確認し、8月版のマスタと同じ日付に修正する。</w:delText>
              </w:r>
            </w:del>
            <w:r>
              <w:rPr>
                <w:rFonts w:ascii="Meiryo UI" w:eastAsia="Meiryo UI" w:hAnsi="Meiryo UI" w:cs="DengXian" w:hint="eastAsia"/>
                <w:kern w:val="0"/>
                <w:sz w:val="21"/>
                <w:szCs w:val="21"/>
                <w:lang w:eastAsia="ja-JP"/>
                <w14:ligatures w14:val="none"/>
              </w:rPr>
              <w:t>【担当者：</w:t>
            </w:r>
            <w:del w:id="32" w:author="Honda, Keiko" w:date="2026-09-21T21:21:00Z" w16du:dateUtc="2026-09-21T12:21:00Z">
              <w:r w:rsidDel="006A594D">
                <w:rPr>
                  <w:rFonts w:ascii="Meiryo UI" w:eastAsia="Meiryo UI" w:hAnsi="Meiryo UI" w:cs="DengXian" w:hint="eastAsia"/>
                  <w:kern w:val="0"/>
                  <w:sz w:val="21"/>
                  <w:szCs w:val="21"/>
                  <w:lang w:eastAsia="ja-JP"/>
                  <w14:ligatures w14:val="none"/>
                </w:rPr>
                <w:delText>JLACセンター</w:delText>
              </w:r>
            </w:del>
            <w:ins w:id="33" w:author="Honda, Keiko" w:date="2026-09-21T21:21:00Z" w16du:dateUtc="2026-09-21T12:21:00Z">
              <w:r w:rsidR="006A594D">
                <w:rPr>
                  <w:rFonts w:ascii="Meiryo UI" w:eastAsia="Meiryo UI" w:hAnsi="Meiryo UI" w:cs="DengXian" w:hint="eastAsia"/>
                  <w:kern w:val="0"/>
                  <w:sz w:val="21"/>
                  <w:szCs w:val="21"/>
                  <w:lang w:eastAsia="ja-JP"/>
                  <w14:ligatures w14:val="none"/>
                </w:rPr>
                <w:t>厚労省</w:t>
              </w:r>
            </w:ins>
            <w:r>
              <w:rPr>
                <w:rFonts w:ascii="Meiryo UI" w:eastAsia="Meiryo UI" w:hAnsi="Meiryo UI" w:cs="DengXian" w:hint="eastAsia"/>
                <w:kern w:val="0"/>
                <w:sz w:val="21"/>
                <w:szCs w:val="21"/>
                <w:lang w:eastAsia="ja-JP"/>
                <w14:ligatures w14:val="none"/>
              </w:rPr>
              <w:t>、期限：9月</w:t>
            </w:r>
            <w:del w:id="34" w:author="Honda, Keiko" w:date="2026-09-21T21:21:00Z" w16du:dateUtc="2026-09-21T12:21:00Z">
              <w:r w:rsidDel="006A594D">
                <w:rPr>
                  <w:rFonts w:ascii="Meiryo UI" w:eastAsia="Meiryo UI" w:hAnsi="Meiryo UI" w:cs="DengXian" w:hint="eastAsia"/>
                  <w:kern w:val="0"/>
                  <w:sz w:val="21"/>
                  <w:szCs w:val="21"/>
                  <w:lang w:eastAsia="ja-JP"/>
                  <w14:ligatures w14:val="none"/>
                </w:rPr>
                <w:delText>15</w:delText>
              </w:r>
            </w:del>
            <w:ins w:id="35" w:author="Honda, Keiko" w:date="2026-09-21T21:21:00Z" w16du:dateUtc="2026-09-21T12:21:00Z">
              <w:r w:rsidR="006A594D">
                <w:rPr>
                  <w:rFonts w:ascii="Meiryo UI" w:eastAsia="Meiryo UI" w:hAnsi="Meiryo UI" w:cs="DengXian" w:hint="eastAsia"/>
                  <w:kern w:val="0"/>
                  <w:sz w:val="21"/>
                  <w:szCs w:val="21"/>
                  <w:lang w:eastAsia="ja-JP"/>
                  <w14:ligatures w14:val="none"/>
                </w:rPr>
                <w:t>30</w:t>
              </w:r>
            </w:ins>
            <w:r>
              <w:rPr>
                <w:rFonts w:ascii="Meiryo UI" w:eastAsia="Meiryo UI" w:hAnsi="Meiryo UI" w:cs="DengXian" w:hint="eastAsia"/>
                <w:kern w:val="0"/>
                <w:sz w:val="21"/>
                <w:szCs w:val="21"/>
                <w:lang w:eastAsia="ja-JP"/>
                <w14:ligatures w14:val="none"/>
              </w:rPr>
              <w:t>日】</w:t>
            </w:r>
          </w:p>
        </w:tc>
      </w:tr>
      <w:tr w:rsidR="00EB6D85" w:rsidRPr="0067340B" w14:paraId="2FB54BB4" w14:textId="77777777" w:rsidTr="00E06FBF">
        <w:trPr>
          <w:trHeight w:val="20"/>
        </w:trPr>
        <w:tc>
          <w:tcPr>
            <w:tcW w:w="2632" w:type="dxa"/>
          </w:tcPr>
          <w:p w14:paraId="3B61454B" w14:textId="77777777" w:rsidR="00EB6D85" w:rsidRDefault="00EB6D85" w:rsidP="00EB6D85">
            <w:pPr>
              <w:spacing w:line="220" w:lineRule="exact"/>
              <w:rPr>
                <w:rFonts w:ascii="Meiryo UI" w:eastAsia="Meiryo UI" w:hAnsi="Meiryo UI"/>
                <w:b/>
                <w:bCs/>
                <w:sz w:val="20"/>
                <w:szCs w:val="20"/>
                <w:lang w:eastAsia="ja-JP"/>
              </w:rPr>
            </w:pPr>
            <w:r>
              <w:rPr>
                <w:rFonts w:ascii="Meiryo UI" w:eastAsia="Meiryo UI" w:hAnsi="Meiryo UI" w:hint="eastAsia"/>
                <w:b/>
                <w:bCs/>
                <w:sz w:val="20"/>
                <w:szCs w:val="20"/>
                <w:lang w:eastAsia="ja-JP"/>
              </w:rPr>
              <w:t>３．電子カルテ情報共有サービスのJLACコード表について</w:t>
            </w:r>
          </w:p>
          <w:p w14:paraId="12EE6596" w14:textId="0CF2D758" w:rsidR="00EB6D85" w:rsidRPr="00FB0533" w:rsidRDefault="00FB0533" w:rsidP="00FB0533">
            <w:pPr>
              <w:rPr>
                <w:rFonts w:ascii="Meiryo UI" w:eastAsia="Meiryo UI" w:hAnsi="Meiryo UI" w:cs="DengXian"/>
                <w:b/>
                <w:bCs/>
                <w:kern w:val="0"/>
                <w:sz w:val="21"/>
                <w:szCs w:val="21"/>
                <w:lang w:eastAsia="ja-JP"/>
                <w14:ligatures w14:val="none"/>
                <w:rPrChange w:id="36" w:author="Honda, Keiko" w:date="2026-09-23T14:31:00Z" w16du:dateUtc="2026-09-23T05:31:00Z">
                  <w:rPr>
                    <w:rFonts w:ascii="Meiryo UI" w:eastAsia="Meiryo UI" w:hAnsi="Meiryo UI"/>
                    <w:b/>
                    <w:bCs/>
                    <w:sz w:val="20"/>
                    <w:szCs w:val="20"/>
                    <w:lang w:eastAsia="ja-JP"/>
                  </w:rPr>
                </w:rPrChange>
              </w:rPr>
              <w:pPrChange w:id="37" w:author="Honda, Keiko" w:date="2026-09-23T14:31:00Z" w16du:dateUtc="2026-09-23T05:31:00Z">
                <w:pPr>
                  <w:framePr w:hSpace="142" w:wrap="around" w:hAnchor="margin" w:y="339"/>
                  <w:spacing w:line="220" w:lineRule="exact"/>
                </w:pPr>
              </w:pPrChange>
            </w:pPr>
            <w:ins w:id="38" w:author="Honda, Keiko" w:date="2026-09-23T14:31:00Z" w16du:dateUtc="2026-09-23T05:31:00Z">
              <w:r w:rsidRPr="00FB0533">
                <w:rPr>
                  <w:rFonts w:ascii="Meiryo UI" w:eastAsia="Meiryo UI" w:hAnsi="Meiryo UI" w:hint="eastAsia"/>
                  <w:sz w:val="20"/>
                  <w:szCs w:val="20"/>
                </w:rPr>
                <w:t xml:space="preserve">① </w:t>
              </w:r>
              <w:r w:rsidRPr="00FB0533">
                <w:rPr>
                  <w:rFonts w:ascii="Meiryo UI" w:eastAsia="Meiryo UI" w:hAnsi="Meiryo UI" w:hint="eastAsia"/>
                  <w:sz w:val="20"/>
                  <w:szCs w:val="20"/>
                  <w:u w:val="single"/>
                </w:rPr>
                <w:t>電子カルテ情報共有サービスのJLAC</w:t>
              </w:r>
            </w:ins>
            <w:del w:id="39" w:author="Honda, Keiko" w:date="2026-09-23T14:31:00Z" w16du:dateUtc="2026-09-23T05:31:00Z">
              <w:r w:rsidR="00000000">
                <w:rPr>
                  <w:rFonts w:ascii="Meiryo UI" w:eastAsia="Meiryo UI" w:hAnsi="Meiryo UI" w:hint="eastAsia"/>
                  <w:sz w:val="20"/>
                  <w:szCs w:val="20"/>
                  <w:lang w:eastAsia="ja-JP"/>
                </w:rPr>
                <w:delText>②</w:delText>
              </w:r>
              <w:r w:rsidR="00000000">
                <w:rPr>
                  <w:rFonts w:ascii="Meiryo UI" w:eastAsia="Meiryo UI" w:hAnsi="Meiryo UI" w:hint="eastAsia"/>
                  <w:sz w:val="20"/>
                  <w:szCs w:val="20"/>
                  <w:lang w:eastAsia="ja-JP"/>
                </w:rPr>
                <w:delText xml:space="preserve"> </w:delText>
              </w:r>
              <w:r w:rsidR="00000000" w:rsidRPr="00864532">
                <w:rPr>
                  <w:rFonts w:ascii="Meiryo UI" w:eastAsia="Meiryo UI" w:hAnsi="Meiryo UI" w:hint="eastAsia"/>
                  <w:sz w:val="20"/>
                  <w:szCs w:val="20"/>
                  <w:u w:val="single"/>
                  <w:lang w:eastAsia="ja-JP"/>
                </w:rPr>
                <w:delText>医療機関における</w:delText>
              </w:r>
              <w:r w:rsidR="00000000" w:rsidRPr="00864532">
                <w:rPr>
                  <w:rFonts w:ascii="Meiryo UI" w:eastAsia="Meiryo UI" w:hAnsi="Meiryo UI" w:hint="eastAsia"/>
                  <w:sz w:val="20"/>
                  <w:szCs w:val="20"/>
                  <w:u w:val="single"/>
                  <w:lang w:eastAsia="ja-JP"/>
                </w:rPr>
                <w:delText>JLAC11</w:delText>
              </w:r>
            </w:del>
            <w:r w:rsidR="00000000" w:rsidRPr="00864532">
              <w:rPr>
                <w:rFonts w:ascii="Meiryo UI" w:eastAsia="Meiryo UI" w:hAnsi="Meiryo UI" w:hint="eastAsia"/>
                <w:sz w:val="20"/>
                <w:szCs w:val="20"/>
                <w:u w:val="single"/>
                <w:lang w:eastAsia="ja-JP"/>
              </w:rPr>
              <w:t>コード</w:t>
            </w:r>
            <w:ins w:id="40" w:author="Honda, Keiko" w:date="2026-09-23T14:31:00Z" w16du:dateUtc="2026-09-23T05:31:00Z">
              <w:r w:rsidRPr="00FB0533">
                <w:rPr>
                  <w:rFonts w:ascii="Meiryo UI" w:eastAsia="Meiryo UI" w:hAnsi="Meiryo UI" w:hint="eastAsia"/>
                  <w:sz w:val="20"/>
                  <w:szCs w:val="20"/>
                  <w:u w:val="single"/>
                </w:rPr>
                <w:t>表</w:t>
              </w:r>
            </w:ins>
            <w:del w:id="41" w:author="Honda, Keiko" w:date="2026-09-23T14:31:00Z" w16du:dateUtc="2026-09-23T05:31:00Z">
              <w:r w:rsidR="00000000" w:rsidRPr="00864532">
                <w:rPr>
                  <w:rFonts w:ascii="Meiryo UI" w:eastAsia="Meiryo UI" w:hAnsi="Meiryo UI" w:hint="eastAsia"/>
                  <w:sz w:val="20"/>
                  <w:szCs w:val="20"/>
                  <w:u w:val="single"/>
                  <w:lang w:eastAsia="ja-JP"/>
                </w:rPr>
                <w:delText>導入のため</w:delText>
              </w:r>
            </w:del>
            <w:r w:rsidR="00000000" w:rsidRPr="00864532">
              <w:rPr>
                <w:rFonts w:ascii="Meiryo UI" w:eastAsia="Meiryo UI" w:hAnsi="Meiryo UI" w:hint="eastAsia"/>
                <w:sz w:val="20"/>
                <w:szCs w:val="20"/>
                <w:u w:val="single"/>
                <w:lang w:eastAsia="ja-JP"/>
              </w:rPr>
              <w:t>の</w:t>
            </w:r>
            <w:ins w:id="42" w:author="Honda, Keiko" w:date="2026-09-23T14:31:00Z" w16du:dateUtc="2026-09-23T05:31:00Z">
              <w:r w:rsidRPr="00FB0533">
                <w:rPr>
                  <w:rFonts w:ascii="Meiryo UI" w:eastAsia="Meiryo UI" w:hAnsi="Meiryo UI" w:hint="eastAsia"/>
                  <w:sz w:val="20"/>
                  <w:szCs w:val="20"/>
                  <w:u w:val="single"/>
                </w:rPr>
                <w:t>今後の進め方</w:t>
              </w:r>
            </w:ins>
            <w:del w:id="43" w:author="Honda, Keiko" w:date="2026-09-23T14:31:00Z" w16du:dateUtc="2026-09-23T05:31:00Z">
              <w:r w:rsidR="00000000" w:rsidRPr="00864532">
                <w:rPr>
                  <w:rFonts w:ascii="Meiryo UI" w:eastAsia="Meiryo UI" w:hAnsi="Meiryo UI" w:hint="eastAsia"/>
                  <w:sz w:val="20"/>
                  <w:szCs w:val="20"/>
                  <w:u w:val="single"/>
                  <w:lang w:eastAsia="ja-JP"/>
                </w:rPr>
                <w:delText>周知について</w:delText>
              </w:r>
            </w:del>
          </w:p>
        </w:tc>
        <w:tc>
          <w:tcPr>
            <w:tcW w:w="3053" w:type="dxa"/>
          </w:tcPr>
          <w:p w14:paraId="1ADDF300" w14:textId="77777777" w:rsidR="00EB6D85" w:rsidRDefault="00864532" w:rsidP="008E2E6C">
            <w:pPr>
              <w:pStyle w:val="a9"/>
              <w:numPr>
                <w:ilvl w:val="0"/>
                <w:numId w:val="10"/>
              </w:numPr>
              <w:spacing w:after="0" w:line="220" w:lineRule="exact"/>
              <w:ind w:left="113" w:hanging="113"/>
              <w:rPr>
                <w:rFonts w:ascii="Meiryo UI" w:eastAsia="Meiryo UI" w:hAnsi="Meiryo UI"/>
                <w:sz w:val="20"/>
                <w:szCs w:val="20"/>
                <w:lang w:eastAsia="ja-JP"/>
              </w:rPr>
            </w:pPr>
            <w:r>
              <w:rPr>
                <w:rFonts w:ascii="Meiryo UI" w:eastAsia="Meiryo UI" w:hAnsi="Meiryo UI" w:hint="eastAsia"/>
                <w:sz w:val="20"/>
                <w:szCs w:val="20"/>
                <w:lang w:eastAsia="ja-JP"/>
              </w:rPr>
              <w:t>Web検索ツールについて、9月末頃の公開を目途にJLACセンターが改修を進める。なお、公開時期が確定したら、厚労省に連絡する。</w:t>
            </w:r>
          </w:p>
          <w:p w14:paraId="5EBBDEE4" w14:textId="0DE290E9" w:rsidR="00864532" w:rsidRDefault="00126A59" w:rsidP="008E2E6C">
            <w:pPr>
              <w:pStyle w:val="a9"/>
              <w:numPr>
                <w:ilvl w:val="0"/>
                <w:numId w:val="10"/>
              </w:numPr>
              <w:spacing w:after="0" w:line="220" w:lineRule="exact"/>
              <w:ind w:left="113" w:hanging="113"/>
              <w:rPr>
                <w:rFonts w:ascii="Meiryo UI" w:eastAsia="Meiryo UI" w:hAnsi="Meiryo UI"/>
                <w:sz w:val="20"/>
                <w:szCs w:val="20"/>
                <w:lang w:eastAsia="ja-JP"/>
              </w:rPr>
            </w:pPr>
            <w:ins w:id="44" w:author="Honda, Keiko" w:date="2026-09-23T12:44:00Z" w16du:dateUtc="2026-09-23T03:44:00Z">
              <w:r>
                <w:rPr>
                  <w:rFonts w:ascii="Meiryo UI" w:eastAsia="Meiryo UI" w:hAnsi="Meiryo UI" w:hint="eastAsia"/>
                  <w:sz w:val="20"/>
                  <w:szCs w:val="20"/>
                  <w:lang w:eastAsia="ja-JP"/>
                </w:rPr>
                <w:t>AIでの</w:t>
              </w:r>
            </w:ins>
            <w:r w:rsidR="00864532">
              <w:rPr>
                <w:rFonts w:ascii="Meiryo UI" w:eastAsia="Meiryo UI" w:hAnsi="Meiryo UI" w:hint="eastAsia"/>
                <w:sz w:val="20"/>
                <w:szCs w:val="20"/>
                <w:lang w:eastAsia="ja-JP"/>
              </w:rPr>
              <w:t>採番支援ツールについては、公開予定である旨は現段階では医療機関に対して周知しない。</w:t>
            </w:r>
          </w:p>
        </w:tc>
        <w:tc>
          <w:tcPr>
            <w:tcW w:w="2809" w:type="dxa"/>
          </w:tcPr>
          <w:p w14:paraId="6862C1E5" w14:textId="77777777" w:rsidR="00EB6D85" w:rsidRDefault="00EB6D85" w:rsidP="00C801A9">
            <w:pPr>
              <w:pStyle w:val="a9"/>
              <w:numPr>
                <w:ilvl w:val="0"/>
                <w:numId w:val="10"/>
              </w:numPr>
              <w:spacing w:line="220" w:lineRule="exact"/>
              <w:ind w:left="113" w:hanging="113"/>
              <w:rPr>
                <w:rFonts w:ascii="Meiryo UI" w:eastAsia="Meiryo UI" w:hAnsi="Meiryo UI" w:cs="DengXian"/>
                <w:kern w:val="0"/>
                <w:sz w:val="21"/>
                <w:szCs w:val="21"/>
                <w:lang w:eastAsia="ja-JP"/>
                <w14:ligatures w14:val="none"/>
              </w:rPr>
            </w:pPr>
          </w:p>
        </w:tc>
      </w:tr>
      <w:tr w:rsidR="00864532" w:rsidRPr="0067340B" w14:paraId="5C9C7FFF" w14:textId="77777777" w:rsidTr="00E06FBF">
        <w:trPr>
          <w:trHeight w:val="20"/>
        </w:trPr>
        <w:tc>
          <w:tcPr>
            <w:tcW w:w="2632" w:type="dxa"/>
          </w:tcPr>
          <w:p w14:paraId="0918CA1D" w14:textId="77777777" w:rsidR="00864532" w:rsidRDefault="00864532" w:rsidP="00864532">
            <w:pPr>
              <w:spacing w:line="220" w:lineRule="exact"/>
              <w:rPr>
                <w:rFonts w:ascii="Meiryo UI" w:eastAsia="Meiryo UI" w:hAnsi="Meiryo UI"/>
                <w:b/>
                <w:bCs/>
                <w:sz w:val="20"/>
                <w:szCs w:val="20"/>
                <w:lang w:eastAsia="ja-JP"/>
              </w:rPr>
            </w:pPr>
            <w:r>
              <w:rPr>
                <w:rFonts w:ascii="Meiryo UI" w:eastAsia="Meiryo UI" w:hAnsi="Meiryo UI" w:hint="eastAsia"/>
                <w:b/>
                <w:bCs/>
                <w:sz w:val="20"/>
                <w:szCs w:val="20"/>
                <w:lang w:eastAsia="ja-JP"/>
              </w:rPr>
              <w:t>３．電子カルテ情報共有サービスのJLACコード表について</w:t>
            </w:r>
          </w:p>
          <w:p w14:paraId="05AD8863" w14:textId="18F19A4A" w:rsidR="00864532" w:rsidRDefault="00864532" w:rsidP="00864532">
            <w:pPr>
              <w:spacing w:line="220" w:lineRule="exact"/>
              <w:rPr>
                <w:rFonts w:ascii="Meiryo UI" w:eastAsia="Meiryo UI" w:hAnsi="Meiryo UI"/>
                <w:b/>
                <w:bCs/>
                <w:sz w:val="20"/>
                <w:szCs w:val="20"/>
                <w:lang w:eastAsia="ja-JP"/>
              </w:rPr>
            </w:pPr>
            <w:r>
              <w:rPr>
                <w:rFonts w:ascii="Meiryo UI" w:eastAsia="Meiryo UI" w:hAnsi="Meiryo UI" w:hint="eastAsia"/>
                <w:sz w:val="20"/>
                <w:szCs w:val="20"/>
                <w:lang w:eastAsia="ja-JP"/>
              </w:rPr>
              <w:t xml:space="preserve">③ </w:t>
            </w:r>
            <w:r>
              <w:rPr>
                <w:rFonts w:ascii="Meiryo UI" w:eastAsia="Meiryo UI" w:hAnsi="Meiryo UI" w:hint="eastAsia"/>
                <w:sz w:val="20"/>
                <w:szCs w:val="20"/>
                <w:u w:val="single"/>
                <w:lang w:eastAsia="ja-JP"/>
              </w:rPr>
              <w:t>血液型の共有方針についての報告</w:t>
            </w:r>
          </w:p>
        </w:tc>
        <w:tc>
          <w:tcPr>
            <w:tcW w:w="3053" w:type="dxa"/>
          </w:tcPr>
          <w:p w14:paraId="6D55E633" w14:textId="643EF5C2" w:rsidR="00864532" w:rsidRPr="00861095" w:rsidRDefault="00000000" w:rsidP="00861095">
            <w:pPr>
              <w:rPr>
                <w:rFonts w:ascii="Meiryo UI" w:eastAsia="Meiryo UI" w:hAnsi="Meiryo UI" w:cs="DengXian"/>
                <w:kern w:val="0"/>
                <w:sz w:val="21"/>
                <w:szCs w:val="21"/>
                <w:lang w:eastAsia="ja-JP"/>
                <w14:ligatures w14:val="none"/>
                <w:rPrChange w:id="45" w:author="Honda, Keiko" w:date="2026-09-23T14:31:00Z" w16du:dateUtc="2026-09-23T05:31:00Z">
                  <w:rPr>
                    <w:rFonts w:ascii="Meiryo UI" w:eastAsia="Meiryo UI" w:hAnsi="Meiryo UI"/>
                    <w:sz w:val="20"/>
                    <w:szCs w:val="20"/>
                    <w:lang w:eastAsia="ja-JP"/>
                  </w:rPr>
                </w:rPrChange>
              </w:rPr>
              <w:pPrChange w:id="46" w:author="Honda, Keiko" w:date="2026-09-23T14:31:00Z" w16du:dateUtc="2026-09-23T05:31:00Z">
                <w:pPr>
                  <w:pStyle w:val="a9"/>
                  <w:framePr w:hSpace="142" w:wrap="around" w:hAnchor="margin" w:y="339"/>
                  <w:numPr>
                    <w:numId w:val="10"/>
                  </w:numPr>
                  <w:spacing w:after="0" w:line="220" w:lineRule="exact"/>
                  <w:ind w:left="113" w:hanging="113"/>
                </w:pPr>
              </w:pPrChange>
            </w:pPr>
            <w:r>
              <w:rPr>
                <w:rFonts w:ascii="Meiryo UI" w:eastAsia="Meiryo UI" w:hAnsi="Meiryo UI" w:hint="eastAsia"/>
                <w:sz w:val="20"/>
                <w:szCs w:val="20"/>
                <w:lang w:eastAsia="ja-JP"/>
              </w:rPr>
              <w:t>次回打合せにて、</w:t>
            </w:r>
            <w:r>
              <w:rPr>
                <w:rFonts w:ascii="Meiryo UI" w:eastAsia="Meiryo UI" w:hAnsi="Meiryo UI" w:hint="eastAsia"/>
                <w:sz w:val="20"/>
                <w:szCs w:val="20"/>
                <w:lang w:eastAsia="ja-JP"/>
              </w:rPr>
              <w:t>JLAC</w:t>
            </w:r>
            <w:r>
              <w:rPr>
                <w:rFonts w:ascii="Meiryo UI" w:eastAsia="Meiryo UI" w:hAnsi="Meiryo UI" w:hint="eastAsia"/>
                <w:sz w:val="20"/>
                <w:szCs w:val="20"/>
                <w:lang w:eastAsia="ja-JP"/>
              </w:rPr>
              <w:t>センター</w:t>
            </w:r>
            <w:del w:id="47" w:author="Honda, Keiko" w:date="2026-09-23T14:31:00Z" w16du:dateUtc="2026-09-23T05:31:00Z">
              <w:r>
                <w:rPr>
                  <w:rFonts w:ascii="Meiryo UI" w:eastAsia="Meiryo UI" w:hAnsi="Meiryo UI" w:hint="eastAsia"/>
                  <w:sz w:val="20"/>
                  <w:szCs w:val="20"/>
                  <w:lang w:eastAsia="ja-JP"/>
                </w:rPr>
                <w:delText>側</w:delText>
              </w:r>
            </w:del>
            <w:r>
              <w:rPr>
                <w:rFonts w:ascii="Meiryo UI" w:eastAsia="Meiryo UI" w:hAnsi="Meiryo UI" w:hint="eastAsia"/>
                <w:sz w:val="20"/>
                <w:szCs w:val="20"/>
                <w:lang w:eastAsia="ja-JP"/>
              </w:rPr>
              <w:t>より血液型の共有方針に</w:t>
            </w:r>
            <w:ins w:id="48" w:author="Honda, Keiko" w:date="2026-09-23T14:31:00Z" w16du:dateUtc="2026-09-23T05:31:00Z">
              <w:r w:rsidR="00861095" w:rsidRPr="00861095">
                <w:rPr>
                  <w:rFonts w:ascii="Meiryo UI" w:eastAsia="Meiryo UI" w:hAnsi="Meiryo UI" w:hint="eastAsia"/>
                  <w:sz w:val="20"/>
                  <w:szCs w:val="20"/>
                </w:rPr>
                <w:t>関する</w:t>
              </w:r>
            </w:ins>
            <w:del w:id="49" w:author="Honda, Keiko" w:date="2026-09-23T14:31:00Z" w16du:dateUtc="2026-09-23T05:31:00Z">
              <w:r>
                <w:rPr>
                  <w:rFonts w:ascii="Meiryo UI" w:eastAsia="Meiryo UI" w:hAnsi="Meiryo UI" w:hint="eastAsia"/>
                  <w:sz w:val="20"/>
                  <w:szCs w:val="20"/>
                  <w:lang w:eastAsia="ja-JP"/>
                </w:rPr>
                <w:delText>ついての</w:delText>
              </w:r>
            </w:del>
            <w:r>
              <w:rPr>
                <w:rFonts w:ascii="Meiryo UI" w:eastAsia="Meiryo UI" w:hAnsi="Meiryo UI" w:hint="eastAsia"/>
                <w:sz w:val="20"/>
                <w:szCs w:val="20"/>
                <w:lang w:eastAsia="ja-JP"/>
              </w:rPr>
              <w:t>調査</w:t>
            </w:r>
            <w:ins w:id="50" w:author="Honda, Keiko" w:date="2026-09-23T12:44:00Z" w16du:dateUtc="2026-09-23T03:44:00Z">
              <w:r>
                <w:rPr>
                  <w:rFonts w:ascii="Meiryo UI" w:eastAsia="Meiryo UI" w:hAnsi="Meiryo UI" w:hint="eastAsia"/>
                  <w:sz w:val="20"/>
                  <w:szCs w:val="20"/>
                  <w:lang w:eastAsia="ja-JP"/>
                </w:rPr>
                <w:t>結果を共有する</w:t>
              </w:r>
            </w:ins>
            <w:del w:id="51" w:author="Honda, Keiko" w:date="2026-09-23T12:44:00Z" w16du:dateUtc="2026-09-23T03:44:00Z">
              <w:r w:rsidDel="00126A59">
                <w:rPr>
                  <w:rFonts w:ascii="Meiryo UI" w:eastAsia="Meiryo UI" w:hAnsi="Meiryo UI" w:hint="eastAsia"/>
                  <w:sz w:val="20"/>
                  <w:szCs w:val="20"/>
                  <w:lang w:eastAsia="ja-JP"/>
                </w:rPr>
                <w:delText>の報告を行う</w:delText>
              </w:r>
            </w:del>
            <w:r>
              <w:rPr>
                <w:rFonts w:ascii="Meiryo UI" w:eastAsia="Meiryo UI" w:hAnsi="Meiryo UI" w:hint="eastAsia"/>
                <w:sz w:val="20"/>
                <w:szCs w:val="20"/>
                <w:lang w:eastAsia="ja-JP"/>
              </w:rPr>
              <w:t>。</w:t>
            </w:r>
          </w:p>
        </w:tc>
        <w:tc>
          <w:tcPr>
            <w:tcW w:w="2809" w:type="dxa"/>
          </w:tcPr>
          <w:p w14:paraId="136D2120" w14:textId="77777777" w:rsidR="00864532" w:rsidRDefault="00864532" w:rsidP="00C801A9">
            <w:pPr>
              <w:pStyle w:val="a9"/>
              <w:numPr>
                <w:ilvl w:val="0"/>
                <w:numId w:val="10"/>
              </w:numPr>
              <w:spacing w:line="220" w:lineRule="exact"/>
              <w:ind w:left="113" w:hanging="113"/>
              <w:rPr>
                <w:rFonts w:ascii="Meiryo UI" w:eastAsia="Meiryo UI" w:hAnsi="Meiryo UI" w:cs="DengXian"/>
                <w:kern w:val="0"/>
                <w:sz w:val="21"/>
                <w:szCs w:val="21"/>
                <w:lang w:eastAsia="ja-JP"/>
                <w14:ligatures w14:val="none"/>
              </w:rPr>
            </w:pPr>
          </w:p>
        </w:tc>
      </w:tr>
      <w:tr w:rsidR="00864532" w:rsidRPr="0067340B" w14:paraId="39E258E9" w14:textId="77777777" w:rsidTr="00E06FBF">
        <w:trPr>
          <w:trHeight w:val="20"/>
        </w:trPr>
        <w:tc>
          <w:tcPr>
            <w:tcW w:w="2632" w:type="dxa"/>
          </w:tcPr>
          <w:p w14:paraId="061A0CDE" w14:textId="77777777" w:rsidR="00864532" w:rsidRDefault="00864532" w:rsidP="00864532">
            <w:pPr>
              <w:spacing w:line="220" w:lineRule="exact"/>
              <w:rPr>
                <w:rFonts w:ascii="Meiryo UI" w:eastAsia="Meiryo UI" w:hAnsi="Meiryo UI"/>
                <w:b/>
                <w:bCs/>
                <w:sz w:val="20"/>
                <w:szCs w:val="20"/>
                <w:lang w:eastAsia="ja-JP"/>
              </w:rPr>
            </w:pPr>
            <w:r>
              <w:rPr>
                <w:rFonts w:ascii="Meiryo UI" w:eastAsia="Meiryo UI" w:hAnsi="Meiryo UI" w:hint="eastAsia"/>
                <w:b/>
                <w:bCs/>
                <w:sz w:val="20"/>
                <w:szCs w:val="20"/>
                <w:lang w:eastAsia="ja-JP"/>
              </w:rPr>
              <w:t>３．電子カルテ情報共有サービスのJLACコード表について</w:t>
            </w:r>
          </w:p>
          <w:p w14:paraId="0AF2B4FD" w14:textId="617D6A17" w:rsidR="00864532" w:rsidRDefault="00864532" w:rsidP="00864532">
            <w:pPr>
              <w:spacing w:line="220" w:lineRule="exact"/>
              <w:rPr>
                <w:rFonts w:ascii="Meiryo UI" w:eastAsia="Meiryo UI" w:hAnsi="Meiryo UI"/>
                <w:b/>
                <w:bCs/>
                <w:sz w:val="20"/>
                <w:szCs w:val="20"/>
                <w:lang w:eastAsia="ja-JP"/>
              </w:rPr>
            </w:pPr>
            <w:r>
              <w:rPr>
                <w:rFonts w:ascii="Meiryo UI" w:eastAsia="Meiryo UI" w:hAnsi="Meiryo UI" w:hint="eastAsia"/>
                <w:sz w:val="20"/>
                <w:szCs w:val="20"/>
                <w:lang w:eastAsia="ja-JP"/>
              </w:rPr>
              <w:t xml:space="preserve">④ </w:t>
            </w:r>
            <w:r>
              <w:rPr>
                <w:rFonts w:ascii="Meiryo UI" w:eastAsia="Meiryo UI" w:hAnsi="Meiryo UI" w:hint="eastAsia"/>
                <w:sz w:val="20"/>
                <w:szCs w:val="20"/>
                <w:u w:val="single"/>
                <w:lang w:eastAsia="ja-JP"/>
              </w:rPr>
              <w:t>電カル共有用JLACマスタの外部説明</w:t>
            </w:r>
          </w:p>
        </w:tc>
        <w:tc>
          <w:tcPr>
            <w:tcW w:w="3053" w:type="dxa"/>
          </w:tcPr>
          <w:p w14:paraId="1C15F21A" w14:textId="0BCE8BC4" w:rsidR="00864532" w:rsidRPr="003162FB" w:rsidRDefault="00000000" w:rsidP="003162FB">
            <w:pPr>
              <w:spacing w:after="120" w:line="240" w:lineRule="auto"/>
              <w:rPr>
                <w:rFonts w:ascii="Meiryo UI" w:eastAsia="Meiryo UI" w:hAnsi="Meiryo UI" w:cs="DengXian"/>
                <w:kern w:val="0"/>
                <w:sz w:val="21"/>
                <w:szCs w:val="21"/>
                <w:lang w:eastAsia="ja-JP"/>
                <w14:ligatures w14:val="none"/>
                <w:rPrChange w:id="52" w:author="Honda, Keiko" w:date="2026-09-23T14:52:00Z" w16du:dateUtc="2026-09-23T05:52:00Z">
                  <w:rPr>
                    <w:rFonts w:ascii="Meiryo UI" w:eastAsia="Meiryo UI" w:hAnsi="Meiryo UI"/>
                    <w:sz w:val="20"/>
                    <w:szCs w:val="20"/>
                    <w:lang w:eastAsia="ja-JP"/>
                  </w:rPr>
                </w:rPrChange>
              </w:rPr>
              <w:pPrChange w:id="53" w:author="Honda, Keiko" w:date="2026-09-23T14:52:00Z" w16du:dateUtc="2026-09-23T05:52:00Z">
                <w:pPr>
                  <w:pStyle w:val="a9"/>
                  <w:framePr w:hSpace="142" w:wrap="around" w:hAnchor="margin" w:y="339"/>
                  <w:numPr>
                    <w:numId w:val="10"/>
                  </w:numPr>
                  <w:spacing w:after="0" w:line="220" w:lineRule="exact"/>
                  <w:ind w:left="113" w:hanging="113"/>
                </w:pPr>
              </w:pPrChange>
            </w:pPr>
            <w:ins w:id="54" w:author="Honda, Keiko" w:date="2026-09-23T12:43:00Z">
              <w:r w:rsidRPr="003162FB">
                <w:rPr>
                  <w:rFonts w:ascii="Meiryo UI" w:eastAsia="Meiryo UI" w:hAnsi="Meiryo UI"/>
                  <w:sz w:val="21"/>
                  <w:rPrChange w:id="55" w:author="Honda, Keiko" w:date="2026-09-23T14:52:00Z" w16du:dateUtc="2026-09-23T05:52:00Z">
                    <w:rPr>
                      <w:rFonts w:ascii="Meiryo UI" w:eastAsia="Meiryo UI" w:hAnsi="Meiryo UI" w:cs="DengXian"/>
                      <w:kern w:val="0"/>
                      <w:sz w:val="21"/>
                      <w:szCs w:val="21"/>
                      <w:lang w:eastAsia="ja-JP"/>
                      <w14:ligatures w14:val="none"/>
                    </w:rPr>
                  </w:rPrChange>
                </w:rPr>
                <w:t>臨床検査医学会</w:t>
              </w:r>
            </w:ins>
            <w:ins w:id="56" w:author="Honda, Keiko" w:date="2026-09-23T14:32:00Z" w16du:dateUtc="2026-09-23T05:32:00Z">
              <w:r w:rsidR="009F0BF2" w:rsidRPr="003162FB">
                <w:rPr>
                  <w:rFonts w:ascii="Meiryo UI" w:eastAsia="Meiryo UI" w:hAnsi="Meiryo UI" w:hint="eastAsia"/>
                  <w:sz w:val="21"/>
                  <w:szCs w:val="21"/>
                </w:rPr>
                <w:t>が公開する</w:t>
              </w:r>
            </w:ins>
            <w:ins w:id="57" w:author="Honda, Keiko" w:date="2026-09-23T12:43:00Z">
              <w:r w:rsidRPr="003162FB">
                <w:rPr>
                  <w:rFonts w:ascii="Meiryo UI" w:eastAsia="Meiryo UI" w:hAnsi="Meiryo UI"/>
                  <w:sz w:val="21"/>
                  <w:rPrChange w:id="58" w:author="Honda, Keiko" w:date="2026-09-23T14:52:00Z" w16du:dateUtc="2026-09-23T05:52:00Z">
                    <w:rPr>
                      <w:rFonts w:ascii="Meiryo UI" w:eastAsia="Meiryo UI" w:hAnsi="Meiryo UI" w:cs="DengXian"/>
                      <w:kern w:val="0"/>
                      <w:sz w:val="21"/>
                      <w:szCs w:val="21"/>
                      <w:lang w:eastAsia="ja-JP"/>
                      <w14:ligatures w14:val="none"/>
                    </w:rPr>
                  </w:rPrChange>
                </w:rPr>
                <w:t>マスタと電子カルテ情報共有サービス</w:t>
              </w:r>
            </w:ins>
            <w:ins w:id="59" w:author="Honda, Keiko" w:date="2026-09-23T14:32:00Z" w16du:dateUtc="2026-09-23T05:32:00Z">
              <w:r w:rsidR="009F0BF2" w:rsidRPr="003162FB">
                <w:rPr>
                  <w:rFonts w:ascii="Meiryo UI" w:eastAsia="Meiryo UI" w:hAnsi="Meiryo UI" w:hint="eastAsia"/>
                  <w:sz w:val="21"/>
                  <w:szCs w:val="21"/>
                </w:rPr>
                <w:t>用</w:t>
              </w:r>
            </w:ins>
            <w:ins w:id="60" w:author="Honda, Keiko" w:date="2026-09-23T12:43:00Z">
              <w:r w:rsidRPr="003162FB">
                <w:rPr>
                  <w:rFonts w:ascii="Meiryo UI" w:eastAsia="Meiryo UI" w:hAnsi="Meiryo UI" w:cs="DengXian"/>
                  <w:kern w:val="0"/>
                  <w:sz w:val="21"/>
                  <w:szCs w:val="21"/>
                  <w:lang w:eastAsia="ja-JP"/>
                  <w14:ligatures w14:val="none"/>
                </w:rPr>
                <w:t>の</w:t>
              </w:r>
              <w:r w:rsidRPr="003162FB">
                <w:rPr>
                  <w:rFonts w:ascii="Meiryo UI" w:eastAsia="Meiryo UI" w:hAnsi="Meiryo UI"/>
                  <w:sz w:val="21"/>
                  <w:rPrChange w:id="61" w:author="Honda, Keiko" w:date="2026-09-23T14:52:00Z" w16du:dateUtc="2026-09-23T05:52:00Z">
                    <w:rPr>
                      <w:rFonts w:ascii="Meiryo UI" w:eastAsia="Meiryo UI" w:hAnsi="Meiryo UI" w:cs="DengXian"/>
                      <w:kern w:val="0"/>
                      <w:sz w:val="21"/>
                      <w:szCs w:val="21"/>
                      <w:lang w:eastAsia="ja-JP"/>
                      <w14:ligatures w14:val="none"/>
                    </w:rPr>
                  </w:rPrChange>
                </w:rPr>
                <w:t>JLAC</w:t>
              </w:r>
              <w:r w:rsidRPr="003162FB">
                <w:rPr>
                  <w:rFonts w:ascii="Meiryo UI" w:eastAsia="Meiryo UI" w:hAnsi="Meiryo UI"/>
                  <w:sz w:val="21"/>
                  <w:rPrChange w:id="62" w:author="Honda, Keiko" w:date="2026-09-23T14:52:00Z" w16du:dateUtc="2026-09-23T05:52:00Z">
                    <w:rPr>
                      <w:rFonts w:ascii="Meiryo UI" w:eastAsia="Meiryo UI" w:hAnsi="Meiryo UI" w:cs="DengXian"/>
                      <w:kern w:val="0"/>
                      <w:sz w:val="21"/>
                      <w:szCs w:val="21"/>
                      <w:lang w:eastAsia="ja-JP"/>
                      <w14:ligatures w14:val="none"/>
                    </w:rPr>
                  </w:rPrChange>
                </w:rPr>
                <w:t>マスタは別</w:t>
              </w:r>
            </w:ins>
            <w:ins w:id="63" w:author="Honda, Keiko" w:date="2026-09-23T14:32:00Z" w16du:dateUtc="2026-09-23T05:32:00Z">
              <w:r w:rsidR="009F0BF2" w:rsidRPr="003162FB">
                <w:rPr>
                  <w:rFonts w:ascii="Meiryo UI" w:eastAsia="Meiryo UI" w:hAnsi="Meiryo UI" w:hint="eastAsia"/>
                  <w:sz w:val="21"/>
                  <w:szCs w:val="21"/>
                </w:rPr>
                <w:t>の</w:t>
              </w:r>
            </w:ins>
            <w:ins w:id="64" w:author="Honda, Keiko" w:date="2026-09-23T12:43:00Z">
              <w:r w:rsidRPr="003162FB">
                <w:rPr>
                  <w:rFonts w:ascii="Meiryo UI" w:eastAsia="Meiryo UI" w:hAnsi="Meiryo UI"/>
                  <w:sz w:val="21"/>
                  <w:rPrChange w:id="65" w:author="Honda, Keiko" w:date="2026-09-23T14:52:00Z" w16du:dateUtc="2026-09-23T05:52:00Z">
                    <w:rPr>
                      <w:rFonts w:ascii="Meiryo UI" w:eastAsia="Meiryo UI" w:hAnsi="Meiryo UI" w:cs="DengXian"/>
                      <w:kern w:val="0"/>
                      <w:sz w:val="21"/>
                      <w:szCs w:val="21"/>
                      <w:lang w:eastAsia="ja-JP"/>
                      <w14:ligatures w14:val="none"/>
                    </w:rPr>
                  </w:rPrChange>
                </w:rPr>
                <w:t>マスタであるため、</w:t>
              </w:r>
            </w:ins>
            <w:ins w:id="66" w:author="Honda, Keiko" w:date="2026-09-23T14:32:00Z" w16du:dateUtc="2026-09-23T05:32:00Z">
              <w:r w:rsidR="009F0BF2" w:rsidRPr="003162FB">
                <w:rPr>
                  <w:rFonts w:ascii="Meiryo UI" w:eastAsia="Meiryo UI" w:hAnsi="Meiryo UI" w:hint="eastAsia"/>
                  <w:sz w:val="21"/>
                  <w:szCs w:val="21"/>
                </w:rPr>
                <w:t>利用者が混同しないよう</w:t>
              </w:r>
            </w:ins>
            <w:ins w:id="67" w:author="Honda, Keiko" w:date="2026-09-23T12:43:00Z">
              <w:r w:rsidRPr="003162FB">
                <w:rPr>
                  <w:rFonts w:ascii="Meiryo UI" w:eastAsia="Meiryo UI" w:hAnsi="Meiryo UI" w:cs="DengXian"/>
                  <w:kern w:val="0"/>
                  <w:sz w:val="21"/>
                  <w:szCs w:val="21"/>
                  <w:lang w:eastAsia="ja-JP"/>
                  <w14:ligatures w14:val="none"/>
                </w:rPr>
                <w:t>な周知</w:t>
              </w:r>
              <w:r w:rsidRPr="003162FB">
                <w:rPr>
                  <w:rFonts w:ascii="Meiryo UI" w:eastAsia="Meiryo UI" w:hAnsi="Meiryo UI"/>
                  <w:sz w:val="21"/>
                  <w:rPrChange w:id="68" w:author="Honda, Keiko" w:date="2026-09-23T14:52:00Z" w16du:dateUtc="2026-09-23T05:52:00Z">
                    <w:rPr>
                      <w:rFonts w:ascii="Meiryo UI" w:eastAsia="Meiryo UI" w:hAnsi="Meiryo UI" w:cs="DengXian"/>
                      <w:kern w:val="0"/>
                      <w:sz w:val="21"/>
                      <w:szCs w:val="21"/>
                      <w:lang w:eastAsia="ja-JP"/>
                      <w14:ligatures w14:val="none"/>
                    </w:rPr>
                  </w:rPrChange>
                </w:rPr>
                <w:t>を</w:t>
              </w:r>
              <w:r w:rsidRPr="003162FB">
                <w:rPr>
                  <w:rFonts w:ascii="Meiryo UI" w:eastAsia="Meiryo UI" w:hAnsi="Meiryo UI" w:cs="DengXian"/>
                  <w:kern w:val="0"/>
                  <w:sz w:val="21"/>
                  <w:szCs w:val="21"/>
                  <w:lang w:eastAsia="ja-JP"/>
                  <w14:ligatures w14:val="none"/>
                </w:rPr>
                <w:t>行</w:t>
              </w:r>
            </w:ins>
            <w:ins w:id="69" w:author="Honda, Keiko" w:date="2026-09-23T12:43:00Z" w16du:dateUtc="2026-09-23T03:43:00Z">
              <w:r w:rsidRPr="003162FB">
                <w:rPr>
                  <w:rFonts w:ascii="Meiryo UI" w:eastAsia="Meiryo UI" w:hAnsi="Meiryo UI" w:cs="DengXian" w:hint="eastAsia"/>
                  <w:kern w:val="0"/>
                  <w:sz w:val="21"/>
                  <w:szCs w:val="21"/>
                  <w:lang w:eastAsia="ja-JP"/>
                  <w14:ligatures w14:val="none"/>
                </w:rPr>
                <w:t>う</w:t>
              </w:r>
            </w:ins>
            <w:del w:id="70" w:author="Honda, Keiko" w:date="2026-09-23T12:43:00Z" w16du:dateUtc="2026-09-23T03:43:00Z">
              <w:r w:rsidRPr="003162FB" w:rsidDel="00126A59">
                <w:rPr>
                  <w:rFonts w:ascii="Meiryo UI" w:eastAsia="Meiryo UI" w:hAnsi="Meiryo UI" w:cs="DengXian" w:hint="eastAsia"/>
                  <w:kern w:val="0"/>
                  <w:sz w:val="21"/>
                  <w:szCs w:val="21"/>
                  <w:lang w:eastAsia="ja-JP"/>
                  <w14:ligatures w14:val="none"/>
                </w:rPr>
                <w:delText>電子カルテ情報共有サービスに関する一部の資料において、臨床検査医学会の</w:delText>
              </w:r>
              <w:r w:rsidRPr="003162FB" w:rsidDel="00126A59">
                <w:rPr>
                  <w:rFonts w:ascii="Meiryo UI" w:eastAsia="Meiryo UI" w:hAnsi="Meiryo UI" w:cs="DengXian" w:hint="eastAsia"/>
                  <w:kern w:val="0"/>
                  <w:sz w:val="21"/>
                  <w:szCs w:val="21"/>
                  <w:lang w:eastAsia="ja-JP"/>
                  <w14:ligatures w14:val="none"/>
                </w:rPr>
                <w:delText>HP</w:delText>
              </w:r>
              <w:r w:rsidRPr="003162FB" w:rsidDel="00126A59">
                <w:rPr>
                  <w:rFonts w:ascii="Meiryo UI" w:eastAsia="Meiryo UI" w:hAnsi="Meiryo UI" w:cs="DengXian" w:hint="eastAsia"/>
                  <w:kern w:val="0"/>
                  <w:sz w:val="21"/>
                  <w:szCs w:val="21"/>
                  <w:lang w:eastAsia="ja-JP"/>
                  <w14:ligatures w14:val="none"/>
                </w:rPr>
                <w:delText>のリンクの掲載を削除したり、学会に関する記載を変更したりする方針と</w:delText>
              </w:r>
              <w:r w:rsidRPr="003162FB" w:rsidDel="00126A59">
                <w:rPr>
                  <w:rFonts w:ascii="Meiryo UI" w:eastAsia="Meiryo UI" w:hAnsi="Meiryo UI" w:hint="eastAsia"/>
                  <w:sz w:val="21"/>
                  <w:rPrChange w:id="71" w:author="Honda, Keiko" w:date="2026-09-23T14:52:00Z" w16du:dateUtc="2026-09-23T05:52:00Z">
                    <w:rPr>
                      <w:rFonts w:ascii="Meiryo UI" w:eastAsia="Meiryo UI" w:hAnsi="Meiryo UI" w:cs="DengXian" w:hint="eastAsia"/>
                      <w:kern w:val="0"/>
                      <w:sz w:val="21"/>
                      <w:szCs w:val="21"/>
                      <w:lang w:eastAsia="ja-JP"/>
                      <w14:ligatures w14:val="none"/>
                    </w:rPr>
                  </w:rPrChange>
                </w:rPr>
                <w:delText>する</w:delText>
              </w:r>
            </w:del>
            <w:r w:rsidRPr="003162FB">
              <w:rPr>
                <w:rFonts w:ascii="Meiryo UI" w:eastAsia="Meiryo UI" w:hAnsi="Meiryo UI" w:hint="eastAsia"/>
                <w:sz w:val="21"/>
                <w:rPrChange w:id="72" w:author="Honda, Keiko" w:date="2026-09-23T14:52:00Z" w16du:dateUtc="2026-09-23T05:52:00Z">
                  <w:rPr>
                    <w:rFonts w:ascii="Meiryo UI" w:eastAsia="Meiryo UI" w:hAnsi="Meiryo UI" w:cs="DengXian" w:hint="eastAsia"/>
                    <w:kern w:val="0"/>
                    <w:sz w:val="21"/>
                    <w:szCs w:val="21"/>
                    <w:lang w:eastAsia="ja-JP"/>
                    <w14:ligatures w14:val="none"/>
                  </w:rPr>
                </w:rPrChange>
              </w:rPr>
              <w:t>。</w:t>
            </w:r>
          </w:p>
        </w:tc>
        <w:tc>
          <w:tcPr>
            <w:tcW w:w="2809" w:type="dxa"/>
          </w:tcPr>
          <w:p w14:paraId="10F59F06" w14:textId="77777777" w:rsidR="00864532" w:rsidRDefault="00864532" w:rsidP="00C801A9">
            <w:pPr>
              <w:pStyle w:val="a9"/>
              <w:numPr>
                <w:ilvl w:val="0"/>
                <w:numId w:val="10"/>
              </w:numPr>
              <w:spacing w:line="220" w:lineRule="exact"/>
              <w:ind w:left="113" w:hanging="113"/>
              <w:rPr>
                <w:rFonts w:ascii="Meiryo UI" w:eastAsia="Meiryo UI" w:hAnsi="Meiryo UI" w:cs="DengXian"/>
                <w:kern w:val="0"/>
                <w:sz w:val="21"/>
                <w:szCs w:val="21"/>
                <w:lang w:eastAsia="ja-JP"/>
                <w14:ligatures w14:val="none"/>
              </w:rPr>
            </w:pPr>
          </w:p>
        </w:tc>
      </w:tr>
      <w:tr w:rsidR="00864532" w:rsidRPr="0067340B" w14:paraId="5831B5D8" w14:textId="77777777" w:rsidTr="00E06FBF">
        <w:trPr>
          <w:trHeight w:val="20"/>
        </w:trPr>
        <w:tc>
          <w:tcPr>
            <w:tcW w:w="2632" w:type="dxa"/>
          </w:tcPr>
          <w:p w14:paraId="3B9308BC" w14:textId="753AE073" w:rsidR="00864532" w:rsidRDefault="00864532" w:rsidP="00EB6D85">
            <w:pPr>
              <w:spacing w:line="220" w:lineRule="exact"/>
              <w:rPr>
                <w:rFonts w:ascii="Meiryo UI" w:eastAsia="Meiryo UI" w:hAnsi="Meiryo UI"/>
                <w:b/>
                <w:bCs/>
                <w:sz w:val="20"/>
                <w:szCs w:val="20"/>
                <w:lang w:eastAsia="ja-JP"/>
              </w:rPr>
            </w:pPr>
            <w:r>
              <w:rPr>
                <w:rFonts w:ascii="Meiryo UI" w:eastAsia="Meiryo UI" w:hAnsi="Meiryo UI" w:hint="eastAsia"/>
                <w:b/>
                <w:bCs/>
                <w:sz w:val="20"/>
                <w:szCs w:val="20"/>
                <w:lang w:eastAsia="ja-JP"/>
              </w:rPr>
              <w:t>４．令和9年度の電子カルテ情報共有サービスのJLACマスタの契約について</w:t>
            </w:r>
          </w:p>
        </w:tc>
        <w:tc>
          <w:tcPr>
            <w:tcW w:w="3053" w:type="dxa"/>
          </w:tcPr>
          <w:p w14:paraId="12C2DD5B" w14:textId="77777777" w:rsidR="00864532" w:rsidRDefault="00864532" w:rsidP="008E2E6C">
            <w:pPr>
              <w:pStyle w:val="a9"/>
              <w:numPr>
                <w:ilvl w:val="0"/>
                <w:numId w:val="10"/>
              </w:numPr>
              <w:spacing w:after="0" w:line="220" w:lineRule="exact"/>
              <w:ind w:left="113" w:hanging="113"/>
              <w:rPr>
                <w:rFonts w:ascii="Meiryo UI" w:eastAsia="Meiryo UI" w:hAnsi="Meiryo UI"/>
                <w:sz w:val="20"/>
                <w:szCs w:val="20"/>
                <w:lang w:eastAsia="ja-JP"/>
              </w:rPr>
            </w:pPr>
          </w:p>
        </w:tc>
        <w:tc>
          <w:tcPr>
            <w:tcW w:w="2809" w:type="dxa"/>
          </w:tcPr>
          <w:p w14:paraId="58B2A35B" w14:textId="619D388A" w:rsidR="00864532" w:rsidRPr="00FE674A" w:rsidRDefault="00FE674A" w:rsidP="00FE674A">
            <w:pPr>
              <w:rPr>
                <w:rFonts w:ascii="Meiryo UI" w:eastAsia="Meiryo UI" w:hAnsi="Meiryo UI" w:cs="DengXian"/>
                <w:kern w:val="0"/>
                <w:sz w:val="21"/>
                <w:szCs w:val="21"/>
                <w:lang w:eastAsia="ja-JP"/>
                <w14:ligatures w14:val="none"/>
              </w:rPr>
              <w:pPrChange w:id="73" w:author="Honda, Keiko" w:date="2026-09-23T14:32:00Z" w16du:dateUtc="2026-09-23T05:32:00Z">
                <w:pPr>
                  <w:pStyle w:val="a9"/>
                  <w:framePr w:hSpace="142" w:wrap="around" w:hAnchor="margin" w:y="339"/>
                  <w:numPr>
                    <w:numId w:val="10"/>
                  </w:numPr>
                  <w:spacing w:line="220" w:lineRule="exact"/>
                  <w:ind w:left="113" w:hanging="113"/>
                </w:pPr>
              </w:pPrChange>
            </w:pPr>
            <w:ins w:id="74" w:author="Honda, Keiko" w:date="2026-09-23T14:32:00Z" w16du:dateUtc="2026-09-23T05:32:00Z">
              <w:r w:rsidRPr="00FE674A">
                <w:rPr>
                  <w:rFonts w:ascii="Meiryo UI" w:eastAsia="Meiryo UI" w:hAnsi="Meiryo UI" w:hint="eastAsia"/>
                  <w:sz w:val="21"/>
                  <w:szCs w:val="21"/>
                </w:rPr>
                <w:t>「</w:t>
              </w:r>
            </w:ins>
            <w:del w:id="75" w:author="Honda, Keiko" w:date="2026-09-23T12:42:00Z" w16du:dateUtc="2026-09-23T03:42:00Z">
              <w:r w:rsidR="00000000" w:rsidDel="00126A59">
                <w:rPr>
                  <w:rFonts w:ascii="Meiryo UI" w:eastAsia="Meiryo UI" w:hAnsi="Meiryo UI" w:cs="DengXian" w:hint="eastAsia"/>
                  <w:kern w:val="0"/>
                  <w:sz w:val="21"/>
                  <w:szCs w:val="21"/>
                  <w:lang w:eastAsia="ja-JP"/>
                  <w14:ligatures w14:val="none"/>
                </w:rPr>
                <w:delText>厚労省から提示した</w:delText>
              </w:r>
            </w:del>
            <w:ins w:id="76" w:author="Honda, Keiko" w:date="2026-09-23T12:42:00Z" w16du:dateUtc="2026-09-23T03:42:00Z">
              <w:r w:rsidR="00000000">
                <w:rPr>
                  <w:rFonts w:ascii="Meiryo UI" w:eastAsia="Meiryo UI" w:hAnsi="Meiryo UI" w:cs="DengXian" w:hint="eastAsia"/>
                  <w:kern w:val="0"/>
                  <w:sz w:val="21"/>
                  <w:szCs w:val="21"/>
                  <w:lang w:eastAsia="ja-JP"/>
                  <w14:ligatures w14:val="none"/>
                </w:rPr>
                <w:t>20260915_JLAC</w:t>
              </w:r>
              <w:r w:rsidR="00000000">
                <w:rPr>
                  <w:rFonts w:ascii="Meiryo UI" w:eastAsia="Meiryo UI" w:hAnsi="Meiryo UI" w:cs="DengXian" w:hint="eastAsia"/>
                  <w:kern w:val="0"/>
                  <w:sz w:val="21"/>
                  <w:szCs w:val="21"/>
                  <w:lang w:eastAsia="ja-JP"/>
                  <w14:ligatures w14:val="none"/>
                </w:rPr>
                <w:t>センター打ち合わせ資料</w:t>
              </w:r>
            </w:ins>
            <w:ins w:id="77" w:author="Honda, Keiko" w:date="2026-09-23T14:32:00Z" w16du:dateUtc="2026-09-23T05:32:00Z">
              <w:r w:rsidRPr="00FE674A">
                <w:rPr>
                  <w:rFonts w:ascii="Meiryo UI" w:eastAsia="Meiryo UI" w:hAnsi="Meiryo UI" w:hint="eastAsia"/>
                  <w:sz w:val="21"/>
                  <w:szCs w:val="21"/>
                </w:rPr>
                <w:t>（</w:t>
              </w:r>
            </w:ins>
            <w:ins w:id="78" w:author="Honda, Keiko" w:date="2026-09-23T12:42:00Z" w16du:dateUtc="2026-09-23T03:42:00Z">
              <w:r w:rsidR="00000000">
                <w:rPr>
                  <w:rFonts w:ascii="Meiryo UI" w:eastAsia="Meiryo UI" w:hAnsi="Meiryo UI" w:cs="DengXian" w:hint="eastAsia"/>
                  <w:kern w:val="0"/>
                  <w:sz w:val="21"/>
                  <w:szCs w:val="21"/>
                  <w:lang w:eastAsia="ja-JP"/>
                  <w14:ligatures w14:val="none"/>
                </w:rPr>
                <w:t>_</w:t>
              </w:r>
              <w:r w:rsidR="00000000">
                <w:rPr>
                  <w:rFonts w:ascii="Meiryo UI" w:eastAsia="Meiryo UI" w:hAnsi="Meiryo UI" w:cs="DengXian" w:hint="eastAsia"/>
                  <w:kern w:val="0"/>
                  <w:sz w:val="21"/>
                  <w:szCs w:val="21"/>
                  <w:lang w:eastAsia="ja-JP"/>
                  <w14:ligatures w14:val="none"/>
                </w:rPr>
                <w:t>厚労省側</w:t>
              </w:r>
            </w:ins>
            <w:ins w:id="79" w:author="Honda, Keiko" w:date="2026-09-23T14:32:00Z" w16du:dateUtc="2026-09-23T05:32:00Z">
              <w:r w:rsidRPr="00FE674A">
                <w:rPr>
                  <w:rFonts w:ascii="Meiryo UI" w:eastAsia="Meiryo UI" w:hAnsi="Meiryo UI" w:hint="eastAsia"/>
                  <w:sz w:val="21"/>
                  <w:szCs w:val="21"/>
                </w:rPr>
                <w:t>）」</w:t>
              </w:r>
              <w:r w:rsidRPr="00FE674A">
                <w:rPr>
                  <w:rFonts w:ascii="Meiryo UI" w:eastAsia="Meiryo UI" w:hAnsi="Meiryo UI" w:hint="eastAsia"/>
                  <w:sz w:val="21"/>
                  <w:szCs w:val="21"/>
                </w:rPr>
                <w:lastRenderedPageBreak/>
                <w:t>の</w:t>
              </w:r>
            </w:ins>
            <w:ins w:id="80" w:author="Honda, Keiko" w:date="2026-09-23T12:43:00Z" w16du:dateUtc="2026-09-23T03:43:00Z">
              <w:r w:rsidR="00000000">
                <w:rPr>
                  <w:rFonts w:ascii="Meiryo UI" w:eastAsia="Meiryo UI" w:hAnsi="Meiryo UI" w:cs="DengXian" w:hint="eastAsia"/>
                  <w:kern w:val="0"/>
                  <w:sz w:val="21"/>
                  <w:szCs w:val="21"/>
                  <w:lang w:eastAsia="ja-JP"/>
                  <w14:ligatures w14:val="none"/>
                </w:rPr>
                <w:t>スライド</w:t>
              </w:r>
              <w:r w:rsidR="00000000">
                <w:rPr>
                  <w:rFonts w:ascii="Meiryo UI" w:eastAsia="Meiryo UI" w:hAnsi="Meiryo UI" w:cs="DengXian" w:hint="eastAsia"/>
                  <w:kern w:val="0"/>
                  <w:sz w:val="21"/>
                  <w:szCs w:val="21"/>
                  <w:lang w:eastAsia="ja-JP"/>
                  <w14:ligatures w14:val="none"/>
                </w:rPr>
                <w:t>10</w:t>
              </w:r>
            </w:ins>
            <w:ins w:id="81" w:author="Honda, Keiko" w:date="2026-09-23T14:32:00Z" w16du:dateUtc="2026-09-23T05:32:00Z">
              <w:r w:rsidRPr="00FE674A">
                <w:rPr>
                  <w:rFonts w:ascii="Meiryo UI" w:eastAsia="Meiryo UI" w:hAnsi="Meiryo UI" w:hint="eastAsia"/>
                  <w:sz w:val="21"/>
                  <w:szCs w:val="21"/>
                </w:rPr>
                <w:t>～</w:t>
              </w:r>
            </w:ins>
            <w:ins w:id="82" w:author="Honda, Keiko" w:date="2026-09-23T12:43:00Z" w16du:dateUtc="2026-09-23T03:43:00Z">
              <w:r w:rsidR="00000000">
                <w:rPr>
                  <w:rFonts w:ascii="Meiryo UI" w:eastAsia="Meiryo UI" w:hAnsi="Meiryo UI" w:cs="DengXian" w:hint="eastAsia"/>
                  <w:kern w:val="0"/>
                  <w:sz w:val="21"/>
                  <w:szCs w:val="21"/>
                  <w:lang w:eastAsia="ja-JP"/>
                  <w14:ligatures w14:val="none"/>
                </w:rPr>
                <w:t>-12</w:t>
              </w:r>
            </w:ins>
            <w:del w:id="83" w:author="Honda, Keiko" w:date="2026-09-23T12:43:00Z" w16du:dateUtc="2026-09-23T03:43:00Z">
              <w:r w:rsidR="00000000" w:rsidDel="00126A59">
                <w:rPr>
                  <w:rFonts w:ascii="Meiryo UI" w:eastAsia="Meiryo UI" w:hAnsi="Meiryo UI" w:cs="DengXian" w:hint="eastAsia"/>
                  <w:kern w:val="0"/>
                  <w:sz w:val="21"/>
                  <w:szCs w:val="21"/>
                  <w:lang w:eastAsia="ja-JP"/>
                  <w14:ligatures w14:val="none"/>
                </w:rPr>
                <w:delText>資料</w:delText>
              </w:r>
            </w:del>
            <w:r w:rsidR="00000000">
              <w:rPr>
                <w:rFonts w:ascii="Meiryo UI" w:eastAsia="Meiryo UI" w:hAnsi="Meiryo UI" w:cs="DengXian" w:hint="eastAsia"/>
                <w:kern w:val="0"/>
                <w:sz w:val="21"/>
                <w:szCs w:val="21"/>
                <w:lang w:eastAsia="ja-JP"/>
                <w14:ligatures w14:val="none"/>
              </w:rPr>
              <w:t>を確認する。【担当者：</w:t>
            </w:r>
            <w:r w:rsidR="00000000">
              <w:rPr>
                <w:rFonts w:ascii="Meiryo UI" w:eastAsia="Meiryo UI" w:hAnsi="Meiryo UI" w:cs="DengXian" w:hint="eastAsia"/>
                <w:kern w:val="0"/>
                <w:sz w:val="21"/>
                <w:szCs w:val="21"/>
                <w:lang w:eastAsia="ja-JP"/>
                <w14:ligatures w14:val="none"/>
              </w:rPr>
              <w:t>JLAC</w:t>
            </w:r>
            <w:r w:rsidR="00000000">
              <w:rPr>
                <w:rFonts w:ascii="Meiryo UI" w:eastAsia="Meiryo UI" w:hAnsi="Meiryo UI" w:cs="DengXian" w:hint="eastAsia"/>
                <w:kern w:val="0"/>
                <w:sz w:val="21"/>
                <w:szCs w:val="21"/>
                <w:lang w:eastAsia="ja-JP"/>
                <w14:ligatures w14:val="none"/>
              </w:rPr>
              <w:t>センター、期限：次回打合せ】</w:t>
            </w:r>
          </w:p>
        </w:tc>
      </w:tr>
      <w:tr w:rsidR="00864532" w:rsidRPr="0067340B" w:rsidDel="00126A59" w14:paraId="08AD8E49" w14:textId="0CC38E92" w:rsidTr="00E06FBF">
        <w:trPr>
          <w:trHeight w:val="20"/>
          <w:del w:id="84" w:author="Honda, Keiko" w:date="2026-09-23T12:42:00Z"/>
        </w:trPr>
        <w:tc>
          <w:tcPr>
            <w:tcW w:w="2632" w:type="dxa"/>
          </w:tcPr>
          <w:p w14:paraId="04E48BBC" w14:textId="32E6E200" w:rsidR="00864532" w:rsidDel="00126A59" w:rsidRDefault="00864532" w:rsidP="00EB6D85">
            <w:pPr>
              <w:spacing w:line="220" w:lineRule="exact"/>
              <w:rPr>
                <w:del w:id="85" w:author="Honda, Keiko" w:date="2026-09-23T12:42:00Z" w16du:dateUtc="2026-09-23T03:42:00Z"/>
                <w:rFonts w:ascii="Meiryo UI" w:eastAsia="Meiryo UI" w:hAnsi="Meiryo UI"/>
                <w:b/>
                <w:bCs/>
                <w:sz w:val="20"/>
                <w:szCs w:val="20"/>
                <w:lang w:eastAsia="ja-JP"/>
              </w:rPr>
            </w:pPr>
            <w:del w:id="86" w:author="Honda, Keiko" w:date="2026-09-23T12:42:00Z" w16du:dateUtc="2026-09-23T03:42:00Z">
              <w:r w:rsidDel="00126A59">
                <w:rPr>
                  <w:rFonts w:ascii="Meiryo UI" w:eastAsia="Meiryo UI" w:hAnsi="Meiryo UI" w:hint="eastAsia"/>
                  <w:b/>
                  <w:bCs/>
                  <w:sz w:val="20"/>
                  <w:szCs w:val="20"/>
                  <w:lang w:eastAsia="ja-JP"/>
                </w:rPr>
                <w:lastRenderedPageBreak/>
                <w:delText>その他</w:delText>
              </w:r>
            </w:del>
          </w:p>
        </w:tc>
        <w:tc>
          <w:tcPr>
            <w:tcW w:w="3053" w:type="dxa"/>
          </w:tcPr>
          <w:p w14:paraId="3F6AC47B" w14:textId="43A602BC" w:rsidR="00864532" w:rsidDel="00126A59" w:rsidRDefault="00864532" w:rsidP="008E2E6C">
            <w:pPr>
              <w:pStyle w:val="a9"/>
              <w:numPr>
                <w:ilvl w:val="0"/>
                <w:numId w:val="10"/>
              </w:numPr>
              <w:spacing w:after="0" w:line="220" w:lineRule="exact"/>
              <w:ind w:left="113" w:hanging="113"/>
              <w:rPr>
                <w:del w:id="87" w:author="Honda, Keiko" w:date="2026-09-23T12:42:00Z" w16du:dateUtc="2026-09-23T03:42:00Z"/>
                <w:rFonts w:ascii="Meiryo UI" w:eastAsia="Meiryo UI" w:hAnsi="Meiryo UI"/>
                <w:sz w:val="20"/>
                <w:szCs w:val="20"/>
                <w:lang w:eastAsia="ja-JP"/>
              </w:rPr>
            </w:pPr>
            <w:del w:id="88" w:author="Honda, Keiko" w:date="2026-09-23T12:42:00Z" w16du:dateUtc="2026-09-23T03:42:00Z">
              <w:r w:rsidDel="00126A59">
                <w:rPr>
                  <w:rFonts w:ascii="Meiryo UI" w:eastAsia="Meiryo UI" w:hAnsi="Meiryo UI" w:hint="eastAsia"/>
                  <w:sz w:val="20"/>
                  <w:szCs w:val="20"/>
                  <w:lang w:eastAsia="ja-JP"/>
                </w:rPr>
                <w:delText>次回打合せは、10月6日10:30-12:00に実施する。</w:delText>
              </w:r>
            </w:del>
          </w:p>
          <w:p w14:paraId="4ED14E5D" w14:textId="2A8E314F" w:rsidR="00864532" w:rsidDel="00126A59" w:rsidRDefault="00864532" w:rsidP="008E2E6C">
            <w:pPr>
              <w:pStyle w:val="a9"/>
              <w:numPr>
                <w:ilvl w:val="0"/>
                <w:numId w:val="10"/>
              </w:numPr>
              <w:spacing w:after="0" w:line="220" w:lineRule="exact"/>
              <w:ind w:left="113" w:hanging="113"/>
              <w:rPr>
                <w:del w:id="89" w:author="Honda, Keiko" w:date="2026-09-23T12:42:00Z" w16du:dateUtc="2026-09-23T03:42:00Z"/>
                <w:rFonts w:ascii="Meiryo UI" w:eastAsia="Meiryo UI" w:hAnsi="Meiryo UI"/>
                <w:sz w:val="20"/>
                <w:szCs w:val="20"/>
                <w:lang w:eastAsia="ja-JP"/>
              </w:rPr>
            </w:pPr>
            <w:del w:id="90" w:author="Honda, Keiko" w:date="2026-09-23T12:42:00Z" w16du:dateUtc="2026-09-23T03:42:00Z">
              <w:r w:rsidDel="00126A59">
                <w:rPr>
                  <w:rFonts w:ascii="Meiryo UI" w:eastAsia="Meiryo UI" w:hAnsi="Meiryo UI" w:hint="eastAsia"/>
                  <w:sz w:val="20"/>
                  <w:szCs w:val="20"/>
                  <w:lang w:eastAsia="ja-JP"/>
                </w:rPr>
                <w:delText>JLAC11標準マスタの取り扱い項目は、基本的には電子カルテ情報共有サービス用のJLACマスタと揃える方針とする。例外的にJLAC11標準マスタの取り扱い項目が多くなる場合が想定されるが、医療機関に提供する採番支援ツールにおいては、電子カルテ情報共有サービス要のJLACマスタと対象項目の範囲を揃えることとする。</w:delText>
              </w:r>
            </w:del>
          </w:p>
        </w:tc>
        <w:tc>
          <w:tcPr>
            <w:tcW w:w="2809" w:type="dxa"/>
          </w:tcPr>
          <w:p w14:paraId="4EB81FEC" w14:textId="2C0667A9" w:rsidR="00864532" w:rsidDel="00126A59" w:rsidRDefault="00864532" w:rsidP="00C801A9">
            <w:pPr>
              <w:pStyle w:val="a9"/>
              <w:numPr>
                <w:ilvl w:val="0"/>
                <w:numId w:val="10"/>
              </w:numPr>
              <w:spacing w:line="220" w:lineRule="exact"/>
              <w:ind w:left="113" w:hanging="113"/>
              <w:rPr>
                <w:del w:id="91" w:author="Honda, Keiko" w:date="2026-09-23T12:42:00Z" w16du:dateUtc="2026-09-23T03:42:00Z"/>
                <w:rFonts w:ascii="Meiryo UI" w:eastAsia="Meiryo UI" w:hAnsi="Meiryo UI" w:cs="DengXian"/>
                <w:kern w:val="0"/>
                <w:sz w:val="21"/>
                <w:szCs w:val="21"/>
                <w:lang w:eastAsia="ja-JP"/>
                <w14:ligatures w14:val="none"/>
              </w:rPr>
            </w:pPr>
          </w:p>
        </w:tc>
      </w:tr>
    </w:tbl>
    <w:p w14:paraId="5BD34256" w14:textId="77777777" w:rsidR="00330186" w:rsidRPr="00EB6D85" w:rsidRDefault="00330186" w:rsidP="001C33A5">
      <w:pPr>
        <w:spacing w:after="0" w:line="240" w:lineRule="auto"/>
        <w:rPr>
          <w:rFonts w:ascii="Meiryo UI" w:eastAsia="Meiryo UI" w:hAnsi="Meiryo UI"/>
          <w:sz w:val="21"/>
          <w:szCs w:val="21"/>
          <w:lang w:eastAsia="ja-JP"/>
        </w:rPr>
      </w:pPr>
    </w:p>
    <w:p w14:paraId="6A7E9120" w14:textId="77777777" w:rsidR="00EB6D85" w:rsidRPr="008E42C8" w:rsidRDefault="00EB6D85" w:rsidP="001C33A5">
      <w:pPr>
        <w:spacing w:after="0" w:line="240" w:lineRule="auto"/>
        <w:rPr>
          <w:rFonts w:ascii="Meiryo UI" w:eastAsia="Meiryo UI" w:hAnsi="Meiryo UI"/>
          <w:sz w:val="21"/>
          <w:szCs w:val="21"/>
          <w:lang w:eastAsia="ja-JP"/>
        </w:rPr>
      </w:pPr>
    </w:p>
    <w:p w14:paraId="15E4FD39" w14:textId="77777777" w:rsidR="00330186" w:rsidRDefault="00330186">
      <w:pPr>
        <w:spacing w:after="0" w:line="240" w:lineRule="auto"/>
        <w:jc w:val="both"/>
        <w:rPr>
          <w:rFonts w:ascii="Meiryo UI" w:eastAsia="Meiryo UI" w:hAnsi="Meiryo UI"/>
          <w:sz w:val="21"/>
          <w:szCs w:val="21"/>
          <w:lang w:eastAsia="ja-JP"/>
        </w:rPr>
      </w:pPr>
      <w:r>
        <w:rPr>
          <w:rFonts w:ascii="Meiryo UI" w:eastAsia="Meiryo UI" w:hAnsi="Meiryo UI"/>
          <w:sz w:val="21"/>
          <w:szCs w:val="21"/>
          <w:lang w:eastAsia="ja-JP"/>
        </w:rPr>
        <w:br w:type="page"/>
      </w:r>
    </w:p>
    <w:p w14:paraId="2106A7E2" w14:textId="52A4C34B" w:rsidR="001C33A5" w:rsidRPr="0067340B" w:rsidRDefault="001C33A5" w:rsidP="001C33A5">
      <w:pPr>
        <w:spacing w:after="0" w:line="240" w:lineRule="auto"/>
        <w:rPr>
          <w:rFonts w:ascii="Meiryo UI" w:eastAsia="Meiryo UI" w:hAnsi="Meiryo UI"/>
          <w:sz w:val="21"/>
          <w:szCs w:val="21"/>
          <w:lang w:eastAsia="ja-JP"/>
        </w:rPr>
      </w:pPr>
      <w:r w:rsidRPr="0067340B">
        <w:rPr>
          <w:rFonts w:ascii="Meiryo UI" w:eastAsia="Meiryo UI" w:hAnsi="Meiryo UI" w:hint="eastAsia"/>
          <w:sz w:val="21"/>
          <w:szCs w:val="21"/>
          <w:lang w:eastAsia="ja-JP"/>
        </w:rPr>
        <w:lastRenderedPageBreak/>
        <w:t>――――――――――――――――――――――――――――――――――――――――</w:t>
      </w:r>
    </w:p>
    <w:p w14:paraId="17634100" w14:textId="77777777" w:rsidR="001C33A5" w:rsidRPr="0067340B" w:rsidRDefault="001C33A5" w:rsidP="001C33A5">
      <w:pPr>
        <w:spacing w:after="0" w:line="240" w:lineRule="auto"/>
        <w:jc w:val="right"/>
        <w:rPr>
          <w:rFonts w:ascii="Meiryo UI" w:eastAsia="Meiryo UI" w:hAnsi="Meiryo UI"/>
          <w:sz w:val="21"/>
          <w:szCs w:val="21"/>
          <w:lang w:eastAsia="zh-TW"/>
        </w:rPr>
      </w:pPr>
      <w:r w:rsidRPr="0067340B">
        <w:rPr>
          <w:rFonts w:ascii="Meiryo UI" w:eastAsia="Meiryo UI" w:hAnsi="Meiryo UI" w:hint="eastAsia"/>
          <w:sz w:val="21"/>
          <w:szCs w:val="21"/>
          <w:lang w:eastAsia="zh-TW"/>
        </w:rPr>
        <w:t xml:space="preserve">凡例　　</w:t>
      </w:r>
      <w:r w:rsidRPr="0067340B">
        <w:rPr>
          <w:rFonts w:ascii="Meiryo UI" w:eastAsia="Meiryo UI" w:hAnsi="Meiryo UI" w:hint="eastAsia"/>
          <w:b/>
          <w:color w:val="FF0000"/>
          <w:sz w:val="21"/>
          <w:szCs w:val="21"/>
          <w:lang w:eastAsia="zh-TW"/>
        </w:rPr>
        <w:t>【◎決定】</w:t>
      </w:r>
      <w:r w:rsidRPr="0067340B">
        <w:rPr>
          <w:rFonts w:ascii="Meiryo UI" w:eastAsia="Meiryo UI" w:hAnsi="Meiryo UI" w:hint="eastAsia"/>
          <w:sz w:val="21"/>
          <w:szCs w:val="21"/>
          <w:lang w:eastAsia="zh-TW"/>
        </w:rPr>
        <w:t>…決定事項</w:t>
      </w:r>
    </w:p>
    <w:p w14:paraId="55C163CE" w14:textId="77777777" w:rsidR="001C33A5" w:rsidRPr="0067340B" w:rsidRDefault="001C33A5" w:rsidP="001C33A5">
      <w:pPr>
        <w:spacing w:after="0" w:line="240" w:lineRule="auto"/>
        <w:jc w:val="right"/>
        <w:rPr>
          <w:rFonts w:ascii="Meiryo UI" w:eastAsia="Meiryo UI" w:hAnsi="Meiryo UI"/>
          <w:sz w:val="21"/>
          <w:szCs w:val="21"/>
          <w:lang w:eastAsia="zh-TW"/>
        </w:rPr>
      </w:pPr>
      <w:r w:rsidRPr="0067340B">
        <w:rPr>
          <w:rFonts w:ascii="Meiryo UI" w:eastAsia="Meiryo UI" w:hAnsi="Meiryo UI" w:hint="eastAsia"/>
          <w:b/>
          <w:color w:val="0070C0"/>
          <w:sz w:val="21"/>
          <w:szCs w:val="21"/>
          <w:lang w:eastAsia="zh-TW"/>
        </w:rPr>
        <w:t>【★宿題】</w:t>
      </w:r>
      <w:r w:rsidRPr="0067340B">
        <w:rPr>
          <w:rFonts w:ascii="Meiryo UI" w:eastAsia="Meiryo UI" w:hAnsi="Meiryo UI" w:hint="eastAsia"/>
          <w:sz w:val="21"/>
          <w:szCs w:val="21"/>
          <w:lang w:eastAsia="zh-TW"/>
        </w:rPr>
        <w:t>…宿題事項</w:t>
      </w:r>
    </w:p>
    <w:p w14:paraId="771EC89F" w14:textId="4855D65F" w:rsidR="001C33A5" w:rsidRPr="0067340B" w:rsidRDefault="001C33A5" w:rsidP="001C33A5">
      <w:pPr>
        <w:spacing w:after="0" w:line="240" w:lineRule="auto"/>
        <w:rPr>
          <w:rFonts w:ascii="Meiryo UI" w:eastAsia="Meiryo UI" w:hAnsi="Meiryo UI"/>
          <w:sz w:val="21"/>
          <w:szCs w:val="21"/>
          <w:lang w:eastAsia="zh-TW"/>
        </w:rPr>
      </w:pPr>
      <w:r w:rsidRPr="0067340B">
        <w:rPr>
          <w:rFonts w:ascii="Meiryo UI" w:eastAsia="Meiryo UI" w:hAnsi="Meiryo UI" w:hint="eastAsia"/>
          <w:sz w:val="21"/>
          <w:szCs w:val="21"/>
          <w:lang w:eastAsia="zh-TW"/>
        </w:rPr>
        <w:t>――――――――――――――――――――――――――――――――――――――――</w:t>
      </w:r>
    </w:p>
    <w:p w14:paraId="73038674" w14:textId="77777777" w:rsidR="001C33A5" w:rsidRPr="0067340B" w:rsidRDefault="001C33A5" w:rsidP="001C33A5">
      <w:pPr>
        <w:spacing w:after="0" w:line="240" w:lineRule="auto"/>
        <w:jc w:val="center"/>
        <w:rPr>
          <w:rFonts w:ascii="Meiryo UI" w:eastAsia="Meiryo UI" w:hAnsi="Meiryo UI"/>
          <w:sz w:val="21"/>
          <w:szCs w:val="21"/>
          <w:lang w:eastAsia="ja-JP"/>
        </w:rPr>
      </w:pPr>
      <w:r w:rsidRPr="0067340B">
        <w:rPr>
          <w:rFonts w:ascii="Meiryo UI" w:eastAsia="Meiryo UI" w:hAnsi="Meiryo UI" w:hint="eastAsia"/>
          <w:sz w:val="21"/>
          <w:szCs w:val="21"/>
          <w:lang w:eastAsia="ja-JP"/>
        </w:rPr>
        <w:t>議事（敬称略、当日資料の内容説明は割愛）</w:t>
      </w:r>
    </w:p>
    <w:p w14:paraId="6949F25F" w14:textId="77777777" w:rsidR="001C33A5" w:rsidRDefault="001C33A5" w:rsidP="001C33A5">
      <w:pPr>
        <w:spacing w:after="0" w:line="240" w:lineRule="auto"/>
        <w:rPr>
          <w:rFonts w:ascii="Meiryo UI" w:eastAsia="Meiryo UI" w:hAnsi="Meiryo UI"/>
          <w:b/>
          <w:bCs/>
          <w:sz w:val="21"/>
          <w:szCs w:val="21"/>
          <w:lang w:eastAsia="ja-JP"/>
        </w:rPr>
      </w:pPr>
    </w:p>
    <w:p w14:paraId="0B06E446" w14:textId="29631C18" w:rsidR="00907A79" w:rsidRPr="0067340B" w:rsidRDefault="00907A79" w:rsidP="001C33A5">
      <w:pPr>
        <w:spacing w:after="0" w:line="240" w:lineRule="auto"/>
        <w:rPr>
          <w:rFonts w:ascii="Meiryo UI" w:eastAsia="Meiryo UI" w:hAnsi="Meiryo UI"/>
          <w:b/>
          <w:bCs/>
          <w:sz w:val="21"/>
          <w:szCs w:val="21"/>
          <w:lang w:eastAsia="ja-JP"/>
        </w:rPr>
      </w:pPr>
      <w:r>
        <w:rPr>
          <w:rFonts w:ascii="Meiryo UI" w:eastAsia="Meiryo UI" w:hAnsi="Meiryo UI" w:hint="eastAsia"/>
          <w:b/>
          <w:bCs/>
          <w:sz w:val="21"/>
          <w:szCs w:val="21"/>
          <w:lang w:eastAsia="ja-JP"/>
        </w:rPr>
        <w:t>＜前半＞</w:t>
      </w:r>
    </w:p>
    <w:p w14:paraId="1CA68202" w14:textId="62D5BB06" w:rsidR="003C4F3A" w:rsidRPr="00196A21" w:rsidRDefault="00907A79" w:rsidP="00196A21">
      <w:pPr>
        <w:pStyle w:val="a9"/>
        <w:numPr>
          <w:ilvl w:val="0"/>
          <w:numId w:val="11"/>
        </w:numPr>
        <w:spacing w:after="0" w:line="240" w:lineRule="auto"/>
        <w:rPr>
          <w:rFonts w:ascii="Meiryo UI" w:eastAsia="Yu Gothic" w:hAnsi="Meiryo UI" w:cs="Times New Roman"/>
          <w:b/>
          <w:bCs/>
          <w:sz w:val="21"/>
          <w:szCs w:val="21"/>
          <w:lang w:eastAsia="ja-JP"/>
        </w:rPr>
      </w:pPr>
      <w:r>
        <w:rPr>
          <w:rFonts w:ascii="Meiryo UI" w:eastAsia="Meiryo UI" w:hAnsi="Meiryo UI" w:cs="Times New Roman" w:hint="eastAsia"/>
          <w:b/>
          <w:bCs/>
          <w:sz w:val="21"/>
          <w:szCs w:val="21"/>
          <w:lang w:eastAsia="ja-JP"/>
        </w:rPr>
        <w:t>単位変換に関する厚労科研の調査結果のご報告</w:t>
      </w:r>
    </w:p>
    <w:p w14:paraId="685C9012" w14:textId="5808F231" w:rsidR="008E3FF3" w:rsidRDefault="00907A79" w:rsidP="00230DD2">
      <w:pPr>
        <w:pStyle w:val="a9"/>
        <w:numPr>
          <w:ilvl w:val="0"/>
          <w:numId w:val="17"/>
        </w:numPr>
        <w:spacing w:after="0" w:line="240" w:lineRule="auto"/>
        <w:rPr>
          <w:ins w:id="92" w:author="Honda, Keiko" w:date="2026-09-23T10:48:00Z" w16du:dateUtc="2026-09-23T01:48:00Z"/>
          <w:rFonts w:ascii="Meiryo UI" w:eastAsia="Meiryo UI" w:hAnsi="Meiryo UI" w:cs="DengXian"/>
          <w:kern w:val="0"/>
          <w:sz w:val="21"/>
          <w:szCs w:val="21"/>
          <w:lang w:eastAsia="ja-JP"/>
          <w14:ligatures w14:val="none"/>
        </w:rPr>
      </w:pPr>
      <w:r>
        <w:rPr>
          <w:rFonts w:ascii="Meiryo UI" w:eastAsia="Meiryo UI" w:hAnsi="Meiryo UI" w:cs="DengXian" w:hint="eastAsia"/>
          <w:kern w:val="0"/>
          <w:sz w:val="21"/>
          <w:szCs w:val="21"/>
          <w:lang w:eastAsia="ja-JP"/>
          <w14:ligatures w14:val="none"/>
        </w:rPr>
        <w:t>「その他</w:t>
      </w:r>
      <w:ins w:id="93" w:author="Honda, Keiko" w:date="2026-09-23T10:46:00Z" w16du:dateUtc="2026-09-23T01:46:00Z">
        <w:r w:rsidR="008E3FF3">
          <w:rPr>
            <w:rFonts w:ascii="Meiryo UI" w:eastAsia="Meiryo UI" w:hAnsi="Meiryo UI" w:cs="DengXian" w:hint="eastAsia"/>
            <w:kern w:val="0"/>
            <w:sz w:val="21"/>
            <w:szCs w:val="21"/>
            <w:lang w:eastAsia="ja-JP"/>
            <w14:ligatures w14:val="none"/>
          </w:rPr>
          <w:t>の</w:t>
        </w:r>
      </w:ins>
      <w:r>
        <w:rPr>
          <w:rFonts w:ascii="Meiryo UI" w:eastAsia="Meiryo UI" w:hAnsi="Meiryo UI" w:cs="DengXian" w:hint="eastAsia"/>
          <w:kern w:val="0"/>
          <w:sz w:val="21"/>
          <w:szCs w:val="21"/>
          <w:lang w:eastAsia="ja-JP"/>
          <w14:ligatures w14:val="none"/>
        </w:rPr>
        <w:t>測定法」コードのうち、未</w:t>
      </w:r>
      <w:del w:id="94" w:author="Honda, Keiko" w:date="2026-09-23T10:47:00Z" w16du:dateUtc="2026-09-23T01:47:00Z">
        <w:r w:rsidDel="008E3FF3">
          <w:rPr>
            <w:rFonts w:ascii="Meiryo UI" w:eastAsia="Meiryo UI" w:hAnsi="Meiryo UI" w:cs="DengXian" w:hint="eastAsia"/>
            <w:kern w:val="0"/>
            <w:sz w:val="21"/>
            <w:szCs w:val="21"/>
            <w:lang w:eastAsia="ja-JP"/>
            <w14:ligatures w14:val="none"/>
          </w:rPr>
          <w:delText>付番</w:delText>
        </w:r>
      </w:del>
      <w:ins w:id="95" w:author="Honda, Keiko" w:date="2026-09-23T10:47:00Z" w16du:dateUtc="2026-09-23T01:47:00Z">
        <w:r w:rsidR="008E3FF3">
          <w:rPr>
            <w:rFonts w:ascii="Meiryo UI" w:eastAsia="Meiryo UI" w:hAnsi="Meiryo UI" w:cs="DengXian" w:hint="eastAsia"/>
            <w:kern w:val="0"/>
            <w:sz w:val="21"/>
            <w:szCs w:val="21"/>
            <w:lang w:eastAsia="ja-JP"/>
            <w14:ligatures w14:val="none"/>
          </w:rPr>
          <w:t>採番</w:t>
        </w:r>
      </w:ins>
      <w:r>
        <w:rPr>
          <w:rFonts w:ascii="Meiryo UI" w:eastAsia="Meiryo UI" w:hAnsi="Meiryo UI" w:cs="DengXian" w:hint="eastAsia"/>
          <w:kern w:val="0"/>
          <w:sz w:val="21"/>
          <w:szCs w:val="21"/>
          <w:lang w:eastAsia="ja-JP"/>
          <w14:ligatures w14:val="none"/>
        </w:rPr>
        <w:t>の試薬</w:t>
      </w:r>
      <w:ins w:id="96" w:author="Honda, Keiko" w:date="2026-09-23T10:47:00Z" w16du:dateUtc="2026-09-23T01:47:00Z">
        <w:r w:rsidR="008E3FF3">
          <w:rPr>
            <w:rFonts w:ascii="Meiryo UI" w:eastAsia="Meiryo UI" w:hAnsi="Meiryo UI" w:cs="DengXian" w:hint="eastAsia"/>
            <w:kern w:val="0"/>
            <w:sz w:val="21"/>
            <w:szCs w:val="21"/>
            <w:lang w:eastAsia="ja-JP"/>
            <w14:ligatures w14:val="none"/>
          </w:rPr>
          <w:t>・機器</w:t>
        </w:r>
      </w:ins>
      <w:r>
        <w:rPr>
          <w:rFonts w:ascii="Meiryo UI" w:eastAsia="Meiryo UI" w:hAnsi="Meiryo UI" w:cs="DengXian" w:hint="eastAsia"/>
          <w:kern w:val="0"/>
          <w:sz w:val="21"/>
          <w:szCs w:val="21"/>
          <w:lang w:eastAsia="ja-JP"/>
          <w14:ligatures w14:val="none"/>
        </w:rPr>
        <w:t>の登録を目的として</w:t>
      </w:r>
      <w:ins w:id="97" w:author="Honda, Keiko" w:date="2026-09-23T10:47:00Z" w16du:dateUtc="2026-09-23T01:47:00Z">
        <w:r w:rsidR="008E3FF3">
          <w:rPr>
            <w:rFonts w:ascii="Meiryo UI" w:eastAsia="Meiryo UI" w:hAnsi="Meiryo UI" w:cs="DengXian" w:hint="eastAsia"/>
            <w:kern w:val="0"/>
            <w:sz w:val="21"/>
            <w:szCs w:val="21"/>
            <w:lang w:eastAsia="ja-JP"/>
            <w14:ligatures w14:val="none"/>
          </w:rPr>
          <w:t>利用</w:t>
        </w:r>
      </w:ins>
      <w:del w:id="98" w:author="Honda, Keiko" w:date="2026-09-23T10:47:00Z" w16du:dateUtc="2026-09-23T01:47:00Z">
        <w:r w:rsidDel="008E3FF3">
          <w:rPr>
            <w:rFonts w:ascii="Meiryo UI" w:eastAsia="Meiryo UI" w:hAnsi="Meiryo UI" w:cs="DengXian" w:hint="eastAsia"/>
            <w:kern w:val="0"/>
            <w:sz w:val="21"/>
            <w:szCs w:val="21"/>
            <w:lang w:eastAsia="ja-JP"/>
            <w14:ligatures w14:val="none"/>
          </w:rPr>
          <w:delText>設定</w:delText>
        </w:r>
      </w:del>
      <w:r>
        <w:rPr>
          <w:rFonts w:ascii="Meiryo UI" w:eastAsia="Meiryo UI" w:hAnsi="Meiryo UI" w:cs="DengXian" w:hint="eastAsia"/>
          <w:kern w:val="0"/>
          <w:sz w:val="21"/>
          <w:szCs w:val="21"/>
          <w:lang w:eastAsia="ja-JP"/>
          <w14:ligatures w14:val="none"/>
        </w:rPr>
        <w:t>されている場合については、</w:t>
      </w:r>
      <w:del w:id="99" w:author="Honda, Keiko" w:date="2026-09-23T10:47:00Z" w16du:dateUtc="2026-09-23T01:47:00Z">
        <w:r w:rsidDel="008E3FF3">
          <w:rPr>
            <w:rFonts w:ascii="Meiryo UI" w:eastAsia="Meiryo UI" w:hAnsi="Meiryo UI" w:cs="DengXian" w:hint="eastAsia"/>
            <w:kern w:val="0"/>
            <w:sz w:val="21"/>
            <w:szCs w:val="21"/>
            <w:lang w:eastAsia="ja-JP"/>
            <w14:ligatures w14:val="none"/>
          </w:rPr>
          <w:delText>付番</w:delText>
        </w:r>
      </w:del>
      <w:ins w:id="100" w:author="Honda, Keiko" w:date="2026-09-23T10:47:00Z" w16du:dateUtc="2026-09-23T01:47:00Z">
        <w:r w:rsidR="008E3FF3">
          <w:rPr>
            <w:rFonts w:ascii="Meiryo UI" w:eastAsia="Meiryo UI" w:hAnsi="Meiryo UI" w:cs="DengXian" w:hint="eastAsia"/>
            <w:kern w:val="0"/>
            <w:sz w:val="21"/>
            <w:szCs w:val="21"/>
            <w:lang w:eastAsia="ja-JP"/>
            <w14:ligatures w14:val="none"/>
          </w:rPr>
          <w:t>採番</w:t>
        </w:r>
      </w:ins>
      <w:ins w:id="101" w:author="Honda, Keiko" w:date="2026-09-23T10:48:00Z" w16du:dateUtc="2026-09-23T01:48:00Z">
        <w:r w:rsidR="008E3FF3">
          <w:rPr>
            <w:rFonts w:ascii="Meiryo UI" w:eastAsia="Meiryo UI" w:hAnsi="Meiryo UI" w:cs="DengXian" w:hint="eastAsia"/>
            <w:kern w:val="0"/>
            <w:sz w:val="21"/>
            <w:szCs w:val="21"/>
            <w:lang w:eastAsia="ja-JP"/>
            <w14:ligatures w14:val="none"/>
          </w:rPr>
          <w:t>後に正しいJLACコードを利用されないのではないか。</w:t>
        </w:r>
      </w:ins>
      <w:ins w:id="102" w:author="Honda, Keiko" w:date="2026-09-23T10:50:00Z" w16du:dateUtc="2026-09-23T01:50:00Z">
        <w:r w:rsidR="008E3FF3">
          <w:rPr>
            <w:rFonts w:ascii="Meiryo UI" w:eastAsia="Meiryo UI" w:hAnsi="Meiryo UI" w:cs="DengXian" w:hint="eastAsia"/>
            <w:kern w:val="0"/>
            <w:sz w:val="21"/>
            <w:szCs w:val="21"/>
            <w:lang w:eastAsia="ja-JP"/>
            <w14:ligatures w14:val="none"/>
          </w:rPr>
          <w:t>（JLACセンター 岡田）</w:t>
        </w:r>
      </w:ins>
    </w:p>
    <w:p w14:paraId="5211CF31" w14:textId="77777777" w:rsidR="00000000" w:rsidRDefault="00000000" w:rsidP="00BC63E3">
      <w:pPr>
        <w:pStyle w:val="a9"/>
        <w:numPr>
          <w:ilvl w:val="2"/>
          <w:numId w:val="17"/>
        </w:numPr>
        <w:rPr>
          <w:rFonts w:ascii="Meiryo UI" w:eastAsia="Meiryo UI" w:hAnsi="Meiryo UI" w:cs="DengXian"/>
          <w:kern w:val="0"/>
          <w:sz w:val="21"/>
          <w:szCs w:val="21"/>
          <w:lang w:eastAsia="ja-JP"/>
          <w14:ligatures w14:val="none"/>
        </w:rPr>
        <w:pPrChange w:id="103" w:author="Honda, Keiko" w:date="2026-09-23T14:31:00Z" w16du:dateUtc="2026-09-23T05:31:00Z">
          <w:pPr>
            <w:pStyle w:val="a9"/>
            <w:numPr>
              <w:numId w:val="17"/>
            </w:numPr>
            <w:spacing w:after="0" w:line="240" w:lineRule="auto"/>
            <w:ind w:left="440" w:hanging="440"/>
          </w:pPr>
        </w:pPrChange>
      </w:pPr>
      <w:ins w:id="104" w:author="Honda, Keiko" w:date="2026-09-23T10:49:00Z" w16du:dateUtc="2026-09-23T01:49:00Z">
        <w:r>
          <w:rPr>
            <w:rFonts w:ascii="Meiryo UI" w:eastAsia="Meiryo UI" w:hAnsi="Meiryo UI" w:cs="DengXian" w:hint="eastAsia"/>
            <w:kern w:val="0"/>
            <w:sz w:val="21"/>
            <w:szCs w:val="21"/>
            <w:lang w:eastAsia="ja-JP"/>
            <w14:ligatures w14:val="none"/>
          </w:rPr>
          <w:t>JLAC</w:t>
        </w:r>
        <w:r>
          <w:rPr>
            <w:rFonts w:ascii="Meiryo UI" w:eastAsia="Meiryo UI" w:hAnsi="Meiryo UI" w:cs="DengXian" w:hint="eastAsia"/>
            <w:kern w:val="0"/>
            <w:sz w:val="21"/>
            <w:szCs w:val="21"/>
            <w:lang w:eastAsia="ja-JP"/>
            <w14:ligatures w14:val="none"/>
          </w:rPr>
          <w:t>センターにて当該試薬</w:t>
        </w:r>
      </w:ins>
      <w:ins w:id="105" w:author="Honda, Keiko" w:date="2026-09-23T14:31:00Z" w16du:dateUtc="2026-09-23T05:31:00Z">
        <w:r w:rsidR="00BC63E3" w:rsidRPr="00BC63E3">
          <w:rPr>
            <w:rFonts w:ascii="Meiryo UI" w:eastAsia="Meiryo UI" w:hAnsi="Meiryo UI" w:hint="eastAsia"/>
            <w:sz w:val="21"/>
            <w:szCs w:val="21"/>
          </w:rPr>
          <w:t>・機器のコード</w:t>
        </w:r>
      </w:ins>
      <w:ins w:id="106" w:author="Honda, Keiko" w:date="2026-09-23T10:49:00Z" w16du:dateUtc="2026-09-23T01:49:00Z">
        <w:r>
          <w:rPr>
            <w:rFonts w:ascii="Meiryo UI" w:eastAsia="Meiryo UI" w:hAnsi="Meiryo UI" w:cs="DengXian" w:hint="eastAsia"/>
            <w:kern w:val="0"/>
            <w:sz w:val="21"/>
            <w:szCs w:val="21"/>
            <w:lang w:eastAsia="ja-JP"/>
            <w14:ligatures w14:val="none"/>
          </w:rPr>
          <w:t>が</w:t>
        </w:r>
      </w:ins>
      <w:ins w:id="107" w:author="Honda, Keiko" w:date="2026-09-23T10:48:00Z" w16du:dateUtc="2026-09-23T01:48:00Z">
        <w:r>
          <w:rPr>
            <w:rFonts w:ascii="Meiryo UI" w:eastAsia="Meiryo UI" w:hAnsi="Meiryo UI" w:cs="DengXian" w:hint="eastAsia"/>
            <w:kern w:val="0"/>
            <w:sz w:val="21"/>
            <w:szCs w:val="21"/>
            <w:lang w:eastAsia="ja-JP"/>
            <w14:ligatures w14:val="none"/>
          </w:rPr>
          <w:t>採番されるまでの</w:t>
        </w:r>
      </w:ins>
      <w:ins w:id="108" w:author="Honda, Keiko" w:date="2026-09-23T14:31:00Z" w16du:dateUtc="2026-09-23T05:31:00Z">
        <w:r w:rsidR="00BC63E3" w:rsidRPr="00BC63E3">
          <w:rPr>
            <w:rFonts w:ascii="Meiryo UI" w:eastAsia="Meiryo UI" w:hAnsi="Meiryo UI" w:hint="eastAsia"/>
            <w:sz w:val="21"/>
            <w:szCs w:val="21"/>
          </w:rPr>
          <w:t>間、</w:t>
        </w:r>
      </w:ins>
      <w:ins w:id="109" w:author="Honda, Keiko" w:date="2026-09-23T10:48:00Z" w16du:dateUtc="2026-09-23T01:48:00Z">
        <w:r>
          <w:rPr>
            <w:rFonts w:ascii="Meiryo UI" w:eastAsia="Meiryo UI" w:hAnsi="Meiryo UI" w:cs="DengXian" w:hint="eastAsia"/>
            <w:kern w:val="0"/>
            <w:sz w:val="21"/>
            <w:szCs w:val="21"/>
            <w:lang w:eastAsia="ja-JP"/>
            <w14:ligatures w14:val="none"/>
          </w:rPr>
          <w:t>期間において電子カルテ情報共有サービス</w:t>
        </w:r>
      </w:ins>
      <w:ins w:id="110" w:author="Honda, Keiko" w:date="2026-09-23T14:31:00Z" w16du:dateUtc="2026-09-23T05:31:00Z">
        <w:r w:rsidR="00BC63E3" w:rsidRPr="00BC63E3">
          <w:rPr>
            <w:rFonts w:ascii="Meiryo UI" w:eastAsia="Meiryo UI" w:hAnsi="Meiryo UI" w:hint="eastAsia"/>
            <w:sz w:val="21"/>
            <w:szCs w:val="21"/>
          </w:rPr>
          <w:t>へ</w:t>
        </w:r>
      </w:ins>
      <w:ins w:id="111" w:author="Honda, Keiko" w:date="2026-09-23T10:49:00Z" w16du:dateUtc="2026-09-23T01:49:00Z">
        <w:r>
          <w:rPr>
            <w:rFonts w:ascii="Meiryo UI" w:eastAsia="Meiryo UI" w:hAnsi="Meiryo UI" w:cs="DengXian" w:hint="eastAsia"/>
            <w:kern w:val="0"/>
            <w:sz w:val="21"/>
            <w:szCs w:val="21"/>
            <w:lang w:eastAsia="ja-JP"/>
            <w14:ligatures w14:val="none"/>
          </w:rPr>
          <w:t>に登録できなくなる</w:t>
        </w:r>
      </w:ins>
      <w:ins w:id="112" w:author="Honda, Keiko" w:date="2026-09-23T14:31:00Z" w16du:dateUtc="2026-09-23T05:31:00Z">
        <w:r w:rsidR="00BC63E3" w:rsidRPr="00BC63E3">
          <w:rPr>
            <w:rFonts w:ascii="Meiryo UI" w:eastAsia="Meiryo UI" w:hAnsi="Meiryo UI" w:hint="eastAsia"/>
            <w:sz w:val="21"/>
            <w:szCs w:val="21"/>
          </w:rPr>
          <w:t>ことを避ける</w:t>
        </w:r>
        <w:r>
          <w:rPr>
            <w:rFonts w:ascii="Meiryo UI" w:eastAsia="Meiryo UI" w:hAnsi="Meiryo UI" w:cs="DengXian" w:hint="eastAsia"/>
            <w:kern w:val="0"/>
            <w:sz w:val="21"/>
            <w:szCs w:val="21"/>
            <w:lang w:eastAsia="ja-JP"/>
            <w14:ligatures w14:val="none"/>
          </w:rPr>
          <w:t>ため、</w:t>
        </w:r>
        <w:r w:rsidR="00BC63E3" w:rsidRPr="00BC63E3">
          <w:rPr>
            <w:rFonts w:ascii="Meiryo UI" w:eastAsia="Meiryo UI" w:hAnsi="Meiryo UI" w:hint="eastAsia"/>
            <w:sz w:val="21"/>
            <w:szCs w:val="21"/>
          </w:rPr>
          <w:t>暫定的に</w:t>
        </w:r>
      </w:ins>
      <w:ins w:id="113" w:author="Honda, Keiko" w:date="2026-09-23T10:49:00Z" w16du:dateUtc="2026-09-23T01:49:00Z">
        <w:r>
          <w:rPr>
            <w:rFonts w:ascii="Meiryo UI" w:eastAsia="Meiryo UI" w:hAnsi="Meiryo UI" w:cs="DengXian" w:hint="eastAsia"/>
            <w:kern w:val="0"/>
            <w:sz w:val="21"/>
            <w:szCs w:val="21"/>
            <w:lang w:eastAsia="ja-JP"/>
            <w14:ligatures w14:val="none"/>
          </w:rPr>
          <w:t>ため、</w:t>
        </w:r>
      </w:ins>
      <w:del w:id="114" w:author="Honda, Keiko" w:date="2026-09-23T10:49:00Z" w16du:dateUtc="2026-09-23T01:49:00Z">
        <w:r w:rsidDel="008E3FF3">
          <w:rPr>
            <w:rFonts w:ascii="Meiryo UI" w:eastAsia="Meiryo UI" w:hAnsi="Meiryo UI" w:cs="DengXian" w:hint="eastAsia"/>
            <w:kern w:val="0"/>
            <w:sz w:val="21"/>
            <w:szCs w:val="21"/>
            <w:lang w:eastAsia="ja-JP"/>
            <w14:ligatures w14:val="none"/>
          </w:rPr>
          <w:delText>まで</w:delText>
        </w:r>
      </w:del>
      <w:del w:id="115" w:author="Honda, Keiko" w:date="2026-09-23T14:31:00Z" w16du:dateUtc="2026-09-23T05:31:00Z">
        <w:r>
          <w:rPr>
            <w:rFonts w:ascii="Meiryo UI" w:eastAsia="Meiryo UI" w:hAnsi="Meiryo UI" w:cs="DengXian" w:hint="eastAsia"/>
            <w:kern w:val="0"/>
            <w:sz w:val="21"/>
            <w:szCs w:val="21"/>
            <w:lang w:eastAsia="ja-JP"/>
            <w14:ligatures w14:val="none"/>
          </w:rPr>
          <w:delText>の暫定対応</w:delText>
        </w:r>
      </w:del>
      <w:ins w:id="116" w:author="Honda, Keiko" w:date="2026-09-23T10:49:00Z" w16du:dateUtc="2026-09-23T01:49:00Z">
        <w:r>
          <w:rPr>
            <w:rFonts w:ascii="Meiryo UI" w:eastAsia="Meiryo UI" w:hAnsi="Meiryo UI" w:cs="DengXian" w:hint="eastAsia"/>
            <w:kern w:val="0"/>
            <w:sz w:val="21"/>
            <w:szCs w:val="21"/>
            <w:lang w:eastAsia="ja-JP"/>
            <w14:ligatures w14:val="none"/>
          </w:rPr>
          <w:t>として「その他の測定法」コードを利用している。</w:t>
        </w:r>
      </w:ins>
      <w:ins w:id="117" w:author="Honda, Keiko" w:date="2026-09-23T14:31:00Z" w16du:dateUtc="2026-09-23T05:31:00Z">
        <w:r w:rsidR="00BC63E3" w:rsidRPr="00BC63E3">
          <w:rPr>
            <w:rFonts w:ascii="Meiryo UI" w:eastAsia="Meiryo UI" w:hAnsi="Meiryo UI" w:hint="eastAsia"/>
            <w:sz w:val="21"/>
            <w:szCs w:val="21"/>
          </w:rPr>
          <w:t>採番後は</w:t>
        </w:r>
      </w:ins>
      <w:del w:id="118" w:author="Honda, Keiko" w:date="2026-09-23T10:49:00Z" w16du:dateUtc="2026-09-23T01:49:00Z">
        <w:r w:rsidDel="008E3FF3">
          <w:rPr>
            <w:rFonts w:ascii="Meiryo UI" w:eastAsia="Meiryo UI" w:hAnsi="Meiryo UI" w:cs="DengXian" w:hint="eastAsia"/>
            <w:kern w:val="0"/>
            <w:sz w:val="21"/>
            <w:szCs w:val="21"/>
            <w:lang w:eastAsia="ja-JP"/>
            <w14:ligatures w14:val="none"/>
          </w:rPr>
          <w:delText>の位置づけであるため、</w:delText>
        </w:r>
      </w:del>
      <w:del w:id="119" w:author="Honda, Keiko" w:date="2026-09-23T10:47:00Z" w16du:dateUtc="2026-09-23T01:47:00Z">
        <w:r w:rsidDel="008E3FF3">
          <w:rPr>
            <w:rFonts w:ascii="Meiryo UI" w:eastAsia="Meiryo UI" w:hAnsi="Meiryo UI" w:cs="DengXian" w:hint="eastAsia"/>
            <w:kern w:val="0"/>
            <w:sz w:val="21"/>
            <w:szCs w:val="21"/>
            <w:lang w:eastAsia="ja-JP"/>
            <w14:ligatures w14:val="none"/>
          </w:rPr>
          <w:delText>付番</w:delText>
        </w:r>
      </w:del>
      <w:ins w:id="120" w:author="Honda, Keiko" w:date="2026-09-23T10:47:00Z" w16du:dateUtc="2026-09-23T01:47:00Z">
        <w:r>
          <w:rPr>
            <w:rFonts w:ascii="Meiryo UI" w:eastAsia="Meiryo UI" w:hAnsi="Meiryo UI" w:cs="DengXian" w:hint="eastAsia"/>
            <w:kern w:val="0"/>
            <w:sz w:val="21"/>
            <w:szCs w:val="21"/>
            <w:lang w:eastAsia="ja-JP"/>
            <w14:ligatures w14:val="none"/>
          </w:rPr>
          <w:t>採番</w:t>
        </w:r>
      </w:ins>
      <w:del w:id="121" w:author="Honda, Keiko" w:date="2026-09-23T14:31:00Z" w16du:dateUtc="2026-09-23T05:31:00Z">
        <w:r>
          <w:rPr>
            <w:rFonts w:ascii="Meiryo UI" w:eastAsia="Meiryo UI" w:hAnsi="Meiryo UI" w:cs="DengXian" w:hint="eastAsia"/>
            <w:kern w:val="0"/>
            <w:sz w:val="21"/>
            <w:szCs w:val="21"/>
            <w:lang w:eastAsia="ja-JP"/>
            <w14:ligatures w14:val="none"/>
          </w:rPr>
          <w:delText>され次第</w:delText>
        </w:r>
      </w:del>
      <w:r>
        <w:rPr>
          <w:rFonts w:ascii="Meiryo UI" w:eastAsia="Meiryo UI" w:hAnsi="Meiryo UI" w:cs="DengXian" w:hint="eastAsia"/>
          <w:kern w:val="0"/>
          <w:sz w:val="21"/>
          <w:szCs w:val="21"/>
          <w:lang w:eastAsia="ja-JP"/>
          <w14:ligatures w14:val="none"/>
        </w:rPr>
        <w:t>適切な</w:t>
      </w:r>
      <w:ins w:id="122" w:author="Honda, Keiko" w:date="2026-09-23T14:31:00Z" w16du:dateUtc="2026-09-23T05:31:00Z">
        <w:r w:rsidR="00BC63E3" w:rsidRPr="00BC63E3">
          <w:rPr>
            <w:rFonts w:ascii="Meiryo UI" w:eastAsia="Meiryo UI" w:hAnsi="Meiryo UI" w:hint="eastAsia"/>
            <w:sz w:val="21"/>
            <w:szCs w:val="21"/>
          </w:rPr>
          <w:t>JLAC</w:t>
        </w:r>
      </w:ins>
      <w:r>
        <w:rPr>
          <w:rFonts w:ascii="Meiryo UI" w:eastAsia="Meiryo UI" w:hAnsi="Meiryo UI" w:cs="DengXian" w:hint="eastAsia"/>
          <w:kern w:val="0"/>
          <w:sz w:val="21"/>
          <w:szCs w:val="21"/>
          <w:lang w:eastAsia="ja-JP"/>
          <w14:ligatures w14:val="none"/>
        </w:rPr>
        <w:t>コード</w:t>
      </w:r>
      <w:ins w:id="123" w:author="Honda, Keiko" w:date="2026-09-23T14:31:00Z" w16du:dateUtc="2026-09-23T05:31:00Z">
        <w:r w:rsidR="00BC63E3" w:rsidRPr="00BC63E3">
          <w:rPr>
            <w:rFonts w:ascii="Meiryo UI" w:eastAsia="Meiryo UI" w:hAnsi="Meiryo UI" w:hint="eastAsia"/>
            <w:sz w:val="21"/>
            <w:szCs w:val="21"/>
          </w:rPr>
          <w:t>へ</w:t>
        </w:r>
      </w:ins>
      <w:del w:id="124" w:author="Honda, Keiko" w:date="2026-09-23T14:31:00Z" w16du:dateUtc="2026-09-23T05:31:00Z">
        <w:r>
          <w:rPr>
            <w:rFonts w:ascii="Meiryo UI" w:eastAsia="Meiryo UI" w:hAnsi="Meiryo UI" w:cs="DengXian" w:hint="eastAsia"/>
            <w:kern w:val="0"/>
            <w:sz w:val="21"/>
            <w:szCs w:val="21"/>
            <w:lang w:eastAsia="ja-JP"/>
            <w14:ligatures w14:val="none"/>
          </w:rPr>
          <w:delText>に</w:delText>
        </w:r>
      </w:del>
      <w:r>
        <w:rPr>
          <w:rFonts w:ascii="Meiryo UI" w:eastAsia="Meiryo UI" w:hAnsi="Meiryo UI" w:cs="DengXian" w:hint="eastAsia"/>
          <w:kern w:val="0"/>
          <w:sz w:val="21"/>
          <w:szCs w:val="21"/>
          <w:lang w:eastAsia="ja-JP"/>
          <w14:ligatures w14:val="none"/>
        </w:rPr>
        <w:t>付け替えるよう</w:t>
      </w:r>
      <w:del w:id="125" w:author="Honda, Keiko" w:date="2026-09-23T10:49:00Z" w16du:dateUtc="2026-09-23T01:49:00Z">
        <w:r w:rsidDel="008E3FF3">
          <w:rPr>
            <w:rFonts w:ascii="Meiryo UI" w:eastAsia="Meiryo UI" w:hAnsi="Meiryo UI" w:cs="DengXian" w:hint="eastAsia"/>
            <w:kern w:val="0"/>
            <w:sz w:val="21"/>
            <w:szCs w:val="21"/>
            <w:lang w:eastAsia="ja-JP"/>
            <w14:ligatures w14:val="none"/>
          </w:rPr>
          <w:delText>、</w:delText>
        </w:r>
      </w:del>
      <w:ins w:id="126" w:author="Honda, Keiko" w:date="2026-09-23T10:49:00Z" w16du:dateUtc="2026-09-23T01:49:00Z">
        <w:r>
          <w:rPr>
            <w:rFonts w:ascii="Meiryo UI" w:eastAsia="Meiryo UI" w:hAnsi="Meiryo UI" w:cs="DengXian" w:hint="eastAsia"/>
            <w:kern w:val="0"/>
            <w:sz w:val="21"/>
            <w:szCs w:val="21"/>
            <w:lang w:eastAsia="ja-JP"/>
            <w14:ligatures w14:val="none"/>
          </w:rPr>
          <w:t>に</w:t>
        </w:r>
      </w:ins>
      <w:r>
        <w:rPr>
          <w:rFonts w:ascii="Meiryo UI" w:eastAsia="Meiryo UI" w:hAnsi="Meiryo UI" w:cs="DengXian" w:hint="eastAsia"/>
          <w:kern w:val="0"/>
          <w:sz w:val="21"/>
          <w:szCs w:val="21"/>
          <w:lang w:eastAsia="ja-JP"/>
          <w14:ligatures w14:val="none"/>
        </w:rPr>
        <w:t>医療機関</w:t>
      </w:r>
      <w:del w:id="127" w:author="Honda, Keiko" w:date="2026-09-23T10:49:00Z" w16du:dateUtc="2026-09-23T01:49:00Z">
        <w:r w:rsidDel="008E3FF3">
          <w:rPr>
            <w:rFonts w:ascii="Meiryo UI" w:eastAsia="Meiryo UI" w:hAnsi="Meiryo UI" w:cs="DengXian" w:hint="eastAsia"/>
            <w:kern w:val="0"/>
            <w:sz w:val="21"/>
            <w:szCs w:val="21"/>
            <w:lang w:eastAsia="ja-JP"/>
            <w14:ligatures w14:val="none"/>
          </w:rPr>
          <w:delText>に</w:delText>
        </w:r>
      </w:del>
      <w:ins w:id="128" w:author="Honda, Keiko" w:date="2026-09-23T10:49:00Z" w16du:dateUtc="2026-09-23T01:49:00Z">
        <w:r>
          <w:rPr>
            <w:rFonts w:ascii="Meiryo UI" w:eastAsia="Meiryo UI" w:hAnsi="Meiryo UI" w:cs="DengXian" w:hint="eastAsia"/>
            <w:kern w:val="0"/>
            <w:sz w:val="21"/>
            <w:szCs w:val="21"/>
            <w:lang w:eastAsia="ja-JP"/>
            <w14:ligatures w14:val="none"/>
          </w:rPr>
          <w:t>へ</w:t>
        </w:r>
      </w:ins>
      <w:r>
        <w:rPr>
          <w:rFonts w:ascii="Meiryo UI" w:eastAsia="Meiryo UI" w:hAnsi="Meiryo UI" w:cs="DengXian" w:hint="eastAsia"/>
          <w:kern w:val="0"/>
          <w:sz w:val="21"/>
          <w:szCs w:val="21"/>
          <w:lang w:eastAsia="ja-JP"/>
          <w14:ligatures w14:val="none"/>
        </w:rPr>
        <w:t>周知</w:t>
      </w:r>
      <w:ins w:id="129" w:author="Honda, Keiko" w:date="2026-09-23T10:49:00Z" w16du:dateUtc="2026-09-23T01:49:00Z">
        <w:r>
          <w:rPr>
            <w:rFonts w:ascii="Meiryo UI" w:eastAsia="Meiryo UI" w:hAnsi="Meiryo UI" w:cs="DengXian" w:hint="eastAsia"/>
            <w:kern w:val="0"/>
            <w:sz w:val="21"/>
            <w:szCs w:val="21"/>
            <w:lang w:eastAsia="ja-JP"/>
            <w14:ligatures w14:val="none"/>
          </w:rPr>
          <w:t>している。</w:t>
        </w:r>
      </w:ins>
      <w:del w:id="130" w:author="Honda, Keiko" w:date="2026-09-23T10:49:00Z" w16du:dateUtc="2026-09-23T01:49:00Z">
        <w:r w:rsidDel="008E3FF3">
          <w:rPr>
            <w:rFonts w:ascii="Meiryo UI" w:eastAsia="Meiryo UI" w:hAnsi="Meiryo UI" w:cs="DengXian" w:hint="eastAsia"/>
            <w:kern w:val="0"/>
            <w:sz w:val="21"/>
            <w:szCs w:val="21"/>
            <w:lang w:eastAsia="ja-JP"/>
            <w14:ligatures w14:val="none"/>
          </w:rPr>
          <w:delText>することを検討する</w:delText>
        </w:r>
      </w:del>
      <w:del w:id="131" w:author="Honda, Keiko" w:date="2026-09-23T10:50:00Z" w16du:dateUtc="2026-09-23T01:50:00Z">
        <w:r w:rsidDel="008E3FF3">
          <w:rPr>
            <w:rFonts w:ascii="Meiryo UI" w:eastAsia="Meiryo UI" w:hAnsi="Meiryo UI" w:cs="DengXian" w:hint="eastAsia"/>
            <w:kern w:val="0"/>
            <w:sz w:val="21"/>
            <w:szCs w:val="21"/>
            <w:lang w:eastAsia="ja-JP"/>
            <w14:ligatures w14:val="none"/>
          </w:rPr>
          <w:delText>。</w:delText>
        </w:r>
      </w:del>
      <w:del w:id="132" w:author="Honda, Keiko" w:date="2026-09-23T14:31:00Z" w16du:dateUtc="2026-09-23T05:31:00Z">
        <w:r w:rsidRPr="0067340B">
          <w:rPr>
            <w:rFonts w:ascii="Meiryo UI" w:eastAsia="Meiryo UI" w:hAnsi="Meiryo UI" w:hint="eastAsia"/>
            <w:b/>
            <w:color w:val="0070C0"/>
            <w:sz w:val="21"/>
            <w:szCs w:val="21"/>
            <w:lang w:eastAsia="ja-JP"/>
          </w:rPr>
          <w:delText>【★宿題】</w:delText>
        </w:r>
      </w:del>
      <w:r>
        <w:rPr>
          <w:rFonts w:ascii="Meiryo UI" w:eastAsia="Meiryo UI" w:hAnsi="Meiryo UI" w:cs="DengXian" w:hint="eastAsia"/>
          <w:kern w:val="0"/>
          <w:sz w:val="21"/>
          <w:szCs w:val="21"/>
          <w:lang w:eastAsia="ja-JP"/>
          <w14:ligatures w14:val="none"/>
        </w:rPr>
        <w:t>（アクセンチュア</w:t>
      </w:r>
      <w:r>
        <w:rPr>
          <w:rFonts w:ascii="Meiryo UI" w:eastAsia="Meiryo UI" w:hAnsi="Meiryo UI" w:cs="DengXian" w:hint="eastAsia"/>
          <w:kern w:val="0"/>
          <w:sz w:val="21"/>
          <w:szCs w:val="21"/>
          <w:lang w:eastAsia="ja-JP"/>
          <w14:ligatures w14:val="none"/>
        </w:rPr>
        <w:t xml:space="preserve"> </w:t>
      </w:r>
      <w:r>
        <w:rPr>
          <w:rFonts w:ascii="Meiryo UI" w:eastAsia="Meiryo UI" w:hAnsi="Meiryo UI" w:cs="DengXian" w:hint="eastAsia"/>
          <w:kern w:val="0"/>
          <w:sz w:val="21"/>
          <w:szCs w:val="21"/>
          <w:lang w:eastAsia="ja-JP"/>
          <w14:ligatures w14:val="none"/>
        </w:rPr>
        <w:t>本田）</w:t>
      </w:r>
    </w:p>
    <w:p w14:paraId="5D75E2F4" w14:textId="2FA2693E" w:rsidR="0057596E" w:rsidRDefault="008E3FF3" w:rsidP="00230DD2">
      <w:pPr>
        <w:pStyle w:val="a9"/>
        <w:numPr>
          <w:ilvl w:val="0"/>
          <w:numId w:val="17"/>
        </w:numPr>
        <w:spacing w:after="0" w:line="240" w:lineRule="auto"/>
        <w:rPr>
          <w:rFonts w:ascii="Meiryo UI" w:eastAsia="Meiryo UI" w:hAnsi="Meiryo UI" w:cs="DengXian"/>
          <w:kern w:val="0"/>
          <w:sz w:val="21"/>
          <w:szCs w:val="21"/>
          <w:lang w:eastAsia="ja-JP"/>
          <w14:ligatures w14:val="none"/>
        </w:rPr>
      </w:pPr>
      <w:ins w:id="133" w:author="Honda, Keiko" w:date="2026-09-23T10:51:00Z" w16du:dateUtc="2026-09-23T01:51:00Z">
        <w:r>
          <w:rPr>
            <w:rFonts w:ascii="Meiryo UI" w:eastAsia="Meiryo UI" w:hAnsi="Meiryo UI" w:cs="DengXian" w:hint="eastAsia"/>
            <w:kern w:val="0"/>
            <w:sz w:val="21"/>
            <w:szCs w:val="21"/>
            <w:lang w:eastAsia="ja-JP"/>
            <w14:ligatures w14:val="none"/>
          </w:rPr>
          <w:t>検査結果の</w:t>
        </w:r>
      </w:ins>
      <w:ins w:id="134" w:author="Honda, Keiko" w:date="2026-09-23T10:50:00Z" w16du:dateUtc="2026-09-23T01:50:00Z">
        <w:r>
          <w:rPr>
            <w:rFonts w:ascii="Meiryo UI" w:eastAsia="Meiryo UI" w:hAnsi="Meiryo UI" w:cs="DengXian" w:hint="eastAsia"/>
            <w:kern w:val="0"/>
            <w:sz w:val="21"/>
            <w:szCs w:val="21"/>
            <w:lang w:eastAsia="ja-JP"/>
            <w14:ligatures w14:val="none"/>
          </w:rPr>
          <w:t>単位</w:t>
        </w:r>
      </w:ins>
      <w:ins w:id="135" w:author="Honda, Keiko" w:date="2026-09-23T10:51:00Z" w16du:dateUtc="2026-09-23T01:51:00Z">
        <w:r>
          <w:rPr>
            <w:rFonts w:ascii="Meiryo UI" w:eastAsia="Meiryo UI" w:hAnsi="Meiryo UI" w:cs="DengXian" w:hint="eastAsia"/>
            <w:kern w:val="0"/>
            <w:sz w:val="21"/>
            <w:szCs w:val="21"/>
            <w:lang w:eastAsia="ja-JP"/>
            <w14:ligatures w14:val="none"/>
          </w:rPr>
          <w:t>の</w:t>
        </w:r>
      </w:ins>
      <w:ins w:id="136" w:author="Honda, Keiko" w:date="2026-09-23T10:50:00Z" w16du:dateUtc="2026-09-23T01:50:00Z">
        <w:r>
          <w:rPr>
            <w:rFonts w:ascii="Meiryo UI" w:eastAsia="Meiryo UI" w:hAnsi="Meiryo UI" w:cs="DengXian" w:hint="eastAsia"/>
            <w:kern w:val="0"/>
            <w:sz w:val="21"/>
            <w:szCs w:val="21"/>
            <w:lang w:eastAsia="ja-JP"/>
            <w14:ligatures w14:val="none"/>
          </w:rPr>
          <w:t>変換表の</w:t>
        </w:r>
      </w:ins>
      <w:ins w:id="137" w:author="Honda, Keiko" w:date="2026-09-23T10:51:00Z" w16du:dateUtc="2026-09-23T01:51:00Z">
        <w:r>
          <w:rPr>
            <w:rFonts w:ascii="Meiryo UI" w:eastAsia="Meiryo UI" w:hAnsi="Meiryo UI" w:cs="DengXian" w:hint="eastAsia"/>
            <w:kern w:val="0"/>
            <w:sz w:val="21"/>
            <w:szCs w:val="21"/>
            <w:lang w:eastAsia="ja-JP"/>
            <w14:ligatures w14:val="none"/>
          </w:rPr>
          <w:t>提出時期はいつがよいか。</w:t>
        </w:r>
      </w:ins>
      <w:del w:id="138" w:author="Honda, Keiko" w:date="2026-09-23T10:51:00Z" w16du:dateUtc="2026-09-23T01:51:00Z">
        <w:r w:rsidR="0057596E" w:rsidDel="008E3FF3">
          <w:rPr>
            <w:rFonts w:ascii="Meiryo UI" w:eastAsia="Meiryo UI" w:hAnsi="Meiryo UI" w:cs="DengXian" w:hint="eastAsia"/>
            <w:kern w:val="0"/>
            <w:sz w:val="21"/>
            <w:szCs w:val="21"/>
            <w:lang w:eastAsia="ja-JP"/>
            <w14:ligatures w14:val="none"/>
          </w:rPr>
          <w:delText>本厚労科研の最終的な成果物として、適用規則を記入した変換表の資料を提出することを検討している。提出の時期はいつがよいか。</w:delText>
        </w:r>
      </w:del>
      <w:r w:rsidR="0057596E">
        <w:rPr>
          <w:rFonts w:ascii="Meiryo UI" w:eastAsia="Meiryo UI" w:hAnsi="Meiryo UI" w:cs="DengXian" w:hint="eastAsia"/>
          <w:kern w:val="0"/>
          <w:sz w:val="21"/>
          <w:szCs w:val="21"/>
          <w:lang w:eastAsia="ja-JP"/>
          <w14:ligatures w14:val="none"/>
        </w:rPr>
        <w:t>（JLACセンター 岡田）</w:t>
      </w:r>
    </w:p>
    <w:p w14:paraId="6F9AD8BD" w14:textId="408DF7F6" w:rsidR="008E3FF3" w:rsidRDefault="0057596E" w:rsidP="0057596E">
      <w:pPr>
        <w:pStyle w:val="a9"/>
        <w:numPr>
          <w:ilvl w:val="1"/>
          <w:numId w:val="17"/>
        </w:numPr>
        <w:spacing w:after="0" w:line="240" w:lineRule="auto"/>
        <w:rPr>
          <w:ins w:id="139" w:author="Honda, Keiko" w:date="2026-09-23T10:52:00Z" w16du:dateUtc="2026-09-23T01:52:00Z"/>
          <w:rFonts w:ascii="Meiryo UI" w:eastAsia="Meiryo UI" w:hAnsi="Meiryo UI" w:cs="DengXian"/>
          <w:kern w:val="0"/>
          <w:sz w:val="21"/>
          <w:szCs w:val="21"/>
          <w:lang w:eastAsia="zh-TW"/>
          <w14:ligatures w14:val="none"/>
        </w:rPr>
      </w:pPr>
      <w:r>
        <w:rPr>
          <w:rFonts w:ascii="Meiryo UI" w:eastAsia="Meiryo UI" w:hAnsi="Meiryo UI" w:cs="DengXian" w:hint="eastAsia"/>
          <w:kern w:val="0"/>
          <w:sz w:val="21"/>
          <w:szCs w:val="21"/>
          <w:lang w:eastAsia="ja-JP"/>
          <w14:ligatures w14:val="none"/>
        </w:rPr>
        <w:t>厚労科研</w:t>
      </w:r>
      <w:ins w:id="140" w:author="Honda, Keiko" w:date="2026-09-23T10:51:00Z" w16du:dateUtc="2026-09-23T01:51:00Z">
        <w:r w:rsidR="008E3FF3">
          <w:rPr>
            <w:rFonts w:ascii="Meiryo UI" w:eastAsia="Meiryo UI" w:hAnsi="Meiryo UI" w:cs="DengXian" w:hint="eastAsia"/>
            <w:kern w:val="0"/>
            <w:sz w:val="21"/>
            <w:szCs w:val="21"/>
            <w:lang w:eastAsia="ja-JP"/>
            <w14:ligatures w14:val="none"/>
          </w:rPr>
          <w:t>の</w:t>
        </w:r>
      </w:ins>
      <w:del w:id="141" w:author="Honda, Keiko" w:date="2026-09-23T10:51:00Z" w16du:dateUtc="2026-09-23T01:51:00Z">
        <w:r w:rsidDel="008E3FF3">
          <w:rPr>
            <w:rFonts w:ascii="Meiryo UI" w:eastAsia="Meiryo UI" w:hAnsi="Meiryo UI" w:cs="DengXian" w:hint="eastAsia"/>
            <w:kern w:val="0"/>
            <w:sz w:val="21"/>
            <w:szCs w:val="21"/>
            <w:lang w:eastAsia="ja-JP"/>
            <w14:ligatures w14:val="none"/>
          </w:rPr>
          <w:delText>発足時の予定どおり、3月の</w:delText>
        </w:r>
      </w:del>
      <w:r>
        <w:rPr>
          <w:rFonts w:ascii="Meiryo UI" w:eastAsia="Meiryo UI" w:hAnsi="Meiryo UI" w:cs="DengXian" w:hint="eastAsia"/>
          <w:kern w:val="0"/>
          <w:sz w:val="21"/>
          <w:szCs w:val="21"/>
          <w:lang w:eastAsia="ja-JP"/>
          <w14:ligatures w14:val="none"/>
        </w:rPr>
        <w:t>最終報告時に</w:t>
      </w:r>
      <w:ins w:id="142" w:author="Honda, Keiko" w:date="2026-09-23T10:51:00Z" w16du:dateUtc="2026-09-23T01:51:00Z">
        <w:r w:rsidR="008E3FF3">
          <w:rPr>
            <w:rFonts w:ascii="Meiryo UI" w:eastAsia="Meiryo UI" w:hAnsi="Meiryo UI" w:cs="DengXian" w:hint="eastAsia"/>
            <w:kern w:val="0"/>
            <w:sz w:val="21"/>
            <w:szCs w:val="21"/>
            <w:lang w:eastAsia="ja-JP"/>
            <w14:ligatures w14:val="none"/>
          </w:rPr>
          <w:t>最終成果物として</w:t>
        </w:r>
      </w:ins>
      <w:r>
        <w:rPr>
          <w:rFonts w:ascii="Meiryo UI" w:eastAsia="Meiryo UI" w:hAnsi="Meiryo UI" w:cs="DengXian" w:hint="eastAsia"/>
          <w:kern w:val="0"/>
          <w:sz w:val="21"/>
          <w:szCs w:val="21"/>
          <w:lang w:eastAsia="ja-JP"/>
          <w14:ligatures w14:val="none"/>
        </w:rPr>
        <w:t>提出</w:t>
      </w:r>
      <w:ins w:id="143" w:author="Honda, Keiko" w:date="2026-09-23T10:51:00Z" w16du:dateUtc="2026-09-23T01:51:00Z">
        <w:r w:rsidR="008E3FF3">
          <w:rPr>
            <w:rFonts w:ascii="Meiryo UI" w:eastAsia="Meiryo UI" w:hAnsi="Meiryo UI" w:cs="DengXian" w:hint="eastAsia"/>
            <w:kern w:val="0"/>
            <w:sz w:val="21"/>
            <w:szCs w:val="21"/>
            <w:lang w:eastAsia="ja-JP"/>
            <w14:ligatures w14:val="none"/>
          </w:rPr>
          <w:t>していただきたい</w:t>
        </w:r>
      </w:ins>
      <w:del w:id="144" w:author="Honda, Keiko" w:date="2026-09-23T10:51:00Z" w16du:dateUtc="2026-09-23T01:51:00Z">
        <w:r w:rsidDel="008E3FF3">
          <w:rPr>
            <w:rFonts w:ascii="Meiryo UI" w:eastAsia="Meiryo UI" w:hAnsi="Meiryo UI" w:cs="DengXian" w:hint="eastAsia"/>
            <w:kern w:val="0"/>
            <w:sz w:val="21"/>
            <w:szCs w:val="21"/>
            <w:lang w:eastAsia="ja-JP"/>
            <w14:ligatures w14:val="none"/>
          </w:rPr>
          <w:delText>いただければ問題ない</w:delText>
        </w:r>
      </w:del>
      <w:r>
        <w:rPr>
          <w:rFonts w:ascii="Meiryo UI" w:eastAsia="Meiryo UI" w:hAnsi="Meiryo UI" w:cs="DengXian" w:hint="eastAsia"/>
          <w:kern w:val="0"/>
          <w:sz w:val="21"/>
          <w:szCs w:val="21"/>
          <w:lang w:eastAsia="ja-JP"/>
          <w14:ligatures w14:val="none"/>
        </w:rPr>
        <w:t>。</w:t>
      </w:r>
      <w:del w:id="145" w:author="Honda, Keiko" w:date="2026-09-23T10:52:00Z" w16du:dateUtc="2026-09-23T01:52:00Z">
        <w:r w:rsidRPr="0067340B" w:rsidDel="008E3FF3">
          <w:rPr>
            <w:rFonts w:ascii="Meiryo UI" w:eastAsia="Meiryo UI" w:hAnsi="Meiryo UI" w:hint="eastAsia"/>
            <w:b/>
            <w:color w:val="FF0000"/>
            <w:sz w:val="21"/>
            <w:szCs w:val="21"/>
            <w:lang w:eastAsia="ja-JP"/>
          </w:rPr>
          <w:delText>【◎決定】</w:delText>
        </w:r>
      </w:del>
      <w:r>
        <w:rPr>
          <w:rFonts w:ascii="Meiryo UI" w:eastAsia="Meiryo UI" w:hAnsi="Meiryo UI" w:cs="DengXian" w:hint="eastAsia"/>
          <w:kern w:val="0"/>
          <w:sz w:val="21"/>
          <w:szCs w:val="21"/>
          <w:lang w:eastAsia="zh-TW"/>
          <w14:ligatures w14:val="none"/>
        </w:rPr>
        <w:t>（厚労省 上堀）</w:t>
      </w:r>
    </w:p>
    <w:p w14:paraId="455AF74B" w14:textId="6101B961" w:rsidR="00907A79" w:rsidRDefault="008E3FF3" w:rsidP="0057596E">
      <w:pPr>
        <w:pStyle w:val="a9"/>
        <w:numPr>
          <w:ilvl w:val="1"/>
          <w:numId w:val="17"/>
        </w:numPr>
        <w:spacing w:after="0" w:line="240" w:lineRule="auto"/>
        <w:rPr>
          <w:rFonts w:ascii="Meiryo UI" w:eastAsia="Meiryo UI" w:hAnsi="Meiryo UI" w:cs="DengXian"/>
          <w:kern w:val="0"/>
          <w:sz w:val="21"/>
          <w:szCs w:val="21"/>
          <w:lang w:eastAsia="ja-JP"/>
          <w14:ligatures w14:val="none"/>
        </w:rPr>
      </w:pPr>
      <w:ins w:id="146" w:author="Honda, Keiko" w:date="2026-09-23T10:52:00Z" w16du:dateUtc="2026-09-23T01:52:00Z">
        <w:r>
          <w:rPr>
            <w:rFonts w:ascii="Meiryo UI" w:eastAsia="Meiryo UI" w:hAnsi="Meiryo UI" w:cs="DengXian" w:hint="eastAsia"/>
            <w:kern w:val="0"/>
            <w:sz w:val="21"/>
            <w:szCs w:val="21"/>
            <w:lang w:eastAsia="ja-JP"/>
            <w14:ligatures w14:val="none"/>
          </w:rPr>
          <w:t>承知した。（JLACセンター 岡田）</w:t>
        </w:r>
        <w:r w:rsidRPr="0067340B">
          <w:rPr>
            <w:rFonts w:ascii="Meiryo UI" w:eastAsia="Meiryo UI" w:hAnsi="Meiryo UI" w:hint="eastAsia"/>
            <w:b/>
            <w:color w:val="FF0000"/>
            <w:sz w:val="21"/>
            <w:szCs w:val="21"/>
            <w:lang w:eastAsia="ja-JP"/>
          </w:rPr>
          <w:t>【◎決定】</w:t>
        </w:r>
      </w:ins>
      <w:r w:rsidR="0057596E">
        <w:rPr>
          <w:rFonts w:ascii="Meiryo UI" w:eastAsia="Meiryo UI" w:hAnsi="Meiryo UI" w:cs="DengXian"/>
          <w:b/>
          <w:bCs/>
          <w:kern w:val="0"/>
          <w:sz w:val="21"/>
          <w:szCs w:val="21"/>
          <w:lang w:eastAsia="ja-JP"/>
          <w14:ligatures w14:val="none"/>
        </w:rPr>
        <w:br/>
      </w:r>
    </w:p>
    <w:p w14:paraId="22EB121C" w14:textId="6700AEC0" w:rsidR="00907A79" w:rsidRPr="0067340B" w:rsidRDefault="00907A79" w:rsidP="00907A79">
      <w:pPr>
        <w:spacing w:after="0" w:line="240" w:lineRule="auto"/>
        <w:rPr>
          <w:rFonts w:ascii="Meiryo UI" w:eastAsia="Meiryo UI" w:hAnsi="Meiryo UI"/>
          <w:b/>
          <w:bCs/>
          <w:sz w:val="21"/>
          <w:szCs w:val="21"/>
          <w:lang w:eastAsia="ja-JP"/>
        </w:rPr>
      </w:pPr>
      <w:r>
        <w:rPr>
          <w:rFonts w:ascii="Meiryo UI" w:eastAsia="Meiryo UI" w:hAnsi="Meiryo UI" w:hint="eastAsia"/>
          <w:b/>
          <w:bCs/>
          <w:sz w:val="21"/>
          <w:szCs w:val="21"/>
          <w:lang w:eastAsia="ja-JP"/>
        </w:rPr>
        <w:t>＜後半＞</w:t>
      </w:r>
    </w:p>
    <w:p w14:paraId="2F227CE9" w14:textId="77777777" w:rsidR="00907A79" w:rsidRPr="00196A21" w:rsidRDefault="00907A79" w:rsidP="00907A79">
      <w:pPr>
        <w:pStyle w:val="a9"/>
        <w:numPr>
          <w:ilvl w:val="0"/>
          <w:numId w:val="23"/>
        </w:numPr>
        <w:spacing w:after="0" w:line="240" w:lineRule="auto"/>
        <w:rPr>
          <w:rFonts w:ascii="Meiryo UI" w:eastAsia="Yu Gothic" w:hAnsi="Meiryo UI" w:cs="Times New Roman"/>
          <w:b/>
          <w:bCs/>
          <w:sz w:val="21"/>
          <w:szCs w:val="21"/>
          <w:lang w:eastAsia="ja-JP"/>
        </w:rPr>
      </w:pPr>
      <w:r>
        <w:rPr>
          <w:rFonts w:ascii="Meiryo UI" w:eastAsia="Meiryo UI" w:hAnsi="Meiryo UI" w:cs="Times New Roman" w:hint="eastAsia"/>
          <w:b/>
          <w:bCs/>
          <w:sz w:val="21"/>
          <w:szCs w:val="21"/>
          <w:lang w:eastAsia="ja-JP"/>
        </w:rPr>
        <w:t>臨床検査医学会との調整状況等(体制関連)</w:t>
      </w:r>
    </w:p>
    <w:p w14:paraId="01A039CA" w14:textId="6AAC5F65" w:rsidR="0057596E" w:rsidRDefault="00907A79" w:rsidP="0057596E">
      <w:pPr>
        <w:pStyle w:val="a9"/>
        <w:numPr>
          <w:ilvl w:val="1"/>
          <w:numId w:val="17"/>
        </w:numPr>
        <w:spacing w:after="0" w:line="240" w:lineRule="auto"/>
        <w:rPr>
          <w:rFonts w:ascii="Meiryo UI" w:eastAsia="Meiryo UI" w:hAnsi="Meiryo UI" w:cs="DengXian"/>
          <w:kern w:val="0"/>
          <w:sz w:val="21"/>
          <w:szCs w:val="21"/>
          <w:lang w:eastAsia="ja-JP"/>
          <w14:ligatures w14:val="none"/>
        </w:rPr>
      </w:pPr>
      <w:r>
        <w:rPr>
          <w:rFonts w:ascii="Meiryo UI" w:eastAsia="Meiryo UI" w:hAnsi="Meiryo UI" w:cs="DengXian" w:hint="eastAsia"/>
          <w:kern w:val="0"/>
          <w:sz w:val="21"/>
          <w:szCs w:val="21"/>
          <w:lang w:eastAsia="ja-JP"/>
          <w14:ligatures w14:val="none"/>
        </w:rPr>
        <w:t>臨床検査医学会との調整状況における新規のアップデート事項</w:t>
      </w:r>
      <w:ins w:id="147" w:author="Honda, Keiko" w:date="2026-09-23T10:52:00Z" w16du:dateUtc="2026-09-23T01:52:00Z">
        <w:r w:rsidR="008E3FF3">
          <w:rPr>
            <w:rFonts w:ascii="Meiryo UI" w:eastAsia="Meiryo UI" w:hAnsi="Meiryo UI" w:cs="DengXian" w:hint="eastAsia"/>
            <w:kern w:val="0"/>
            <w:sz w:val="21"/>
            <w:szCs w:val="21"/>
            <w:lang w:eastAsia="ja-JP"/>
            <w14:ligatures w14:val="none"/>
          </w:rPr>
          <w:t>は</w:t>
        </w:r>
      </w:ins>
      <w:r>
        <w:rPr>
          <w:rFonts w:ascii="Meiryo UI" w:eastAsia="Meiryo UI" w:hAnsi="Meiryo UI" w:cs="DengXian" w:hint="eastAsia"/>
          <w:kern w:val="0"/>
          <w:sz w:val="21"/>
          <w:szCs w:val="21"/>
          <w:lang w:eastAsia="ja-JP"/>
          <w14:ligatures w14:val="none"/>
        </w:rPr>
        <w:t>な</w:t>
      </w:r>
      <w:del w:id="148" w:author="Honda, Keiko" w:date="2026-09-23T10:52:00Z" w16du:dateUtc="2026-09-23T01:52:00Z">
        <w:r w:rsidDel="008E3FF3">
          <w:rPr>
            <w:rFonts w:ascii="Meiryo UI" w:eastAsia="Meiryo UI" w:hAnsi="Meiryo UI" w:cs="DengXian" w:hint="eastAsia"/>
            <w:kern w:val="0"/>
            <w:sz w:val="21"/>
            <w:szCs w:val="21"/>
            <w:lang w:eastAsia="ja-JP"/>
            <w14:ligatures w14:val="none"/>
          </w:rPr>
          <w:delText>し</w:delText>
        </w:r>
      </w:del>
      <w:ins w:id="149" w:author="Honda, Keiko" w:date="2026-09-23T10:52:00Z" w16du:dateUtc="2026-09-23T01:52:00Z">
        <w:r w:rsidR="008E3FF3">
          <w:rPr>
            <w:rFonts w:ascii="Meiryo UI" w:eastAsia="Meiryo UI" w:hAnsi="Meiryo UI" w:cs="DengXian" w:hint="eastAsia"/>
            <w:kern w:val="0"/>
            <w:sz w:val="21"/>
            <w:szCs w:val="21"/>
            <w:lang w:eastAsia="ja-JP"/>
            <w14:ligatures w14:val="none"/>
          </w:rPr>
          <w:t>い</w:t>
        </w:r>
      </w:ins>
      <w:r>
        <w:rPr>
          <w:rFonts w:ascii="Meiryo UI" w:eastAsia="Meiryo UI" w:hAnsi="Meiryo UI" w:cs="DengXian" w:hint="eastAsia"/>
          <w:kern w:val="0"/>
          <w:sz w:val="21"/>
          <w:szCs w:val="21"/>
          <w:lang w:eastAsia="ja-JP"/>
          <w14:ligatures w14:val="none"/>
        </w:rPr>
        <w:t>。（JLACセンター 岡田）</w:t>
      </w:r>
    </w:p>
    <w:p w14:paraId="7AD5B31A" w14:textId="77777777" w:rsidR="0057596E" w:rsidRPr="00E07AD3" w:rsidRDefault="0057596E" w:rsidP="0057596E">
      <w:pPr>
        <w:pStyle w:val="a9"/>
        <w:spacing w:after="0" w:line="240" w:lineRule="auto"/>
        <w:ind w:left="440"/>
        <w:rPr>
          <w:rFonts w:ascii="Meiryo UI" w:eastAsia="Meiryo UI" w:hAnsi="Meiryo UI" w:cs="DengXian"/>
          <w:kern w:val="0"/>
          <w:sz w:val="21"/>
          <w:szCs w:val="21"/>
          <w:lang w:eastAsia="ja-JP"/>
          <w14:ligatures w14:val="none"/>
        </w:rPr>
      </w:pPr>
    </w:p>
    <w:p w14:paraId="7344D98A" w14:textId="77777777" w:rsidR="0057596E" w:rsidRPr="00196A21" w:rsidRDefault="0057596E" w:rsidP="0057596E">
      <w:pPr>
        <w:pStyle w:val="a9"/>
        <w:numPr>
          <w:ilvl w:val="0"/>
          <w:numId w:val="11"/>
        </w:numPr>
        <w:spacing w:after="0" w:line="240" w:lineRule="auto"/>
        <w:rPr>
          <w:rFonts w:ascii="Meiryo UI" w:eastAsia="Yu Gothic" w:hAnsi="Meiryo UI" w:cs="Times New Roman"/>
          <w:b/>
          <w:bCs/>
          <w:sz w:val="21"/>
          <w:szCs w:val="21"/>
          <w:lang w:eastAsia="ja-JP"/>
        </w:rPr>
      </w:pPr>
      <w:r w:rsidRPr="00290545">
        <w:rPr>
          <w:rFonts w:ascii="Meiryo UI" w:eastAsia="Meiryo UI" w:hAnsi="Meiryo UI" w:cs="DengXian" w:hint="eastAsia"/>
          <w:b/>
          <w:bCs/>
          <w:kern w:val="0"/>
          <w:sz w:val="21"/>
          <w:szCs w:val="21"/>
          <w:lang w:eastAsia="ja-JP"/>
          <w14:ligatures w14:val="none"/>
        </w:rPr>
        <w:t>JLACコードの採番にあたっての課題整理状況</w:t>
      </w:r>
    </w:p>
    <w:p w14:paraId="335A7A7F" w14:textId="1DA49340" w:rsidR="0057596E" w:rsidRDefault="008E348C" w:rsidP="0057596E">
      <w:pPr>
        <w:pStyle w:val="a9"/>
        <w:numPr>
          <w:ilvl w:val="0"/>
          <w:numId w:val="17"/>
        </w:numPr>
        <w:spacing w:after="0" w:line="240" w:lineRule="auto"/>
        <w:rPr>
          <w:rFonts w:ascii="Meiryo UI" w:eastAsia="Meiryo UI" w:hAnsi="Meiryo UI" w:cs="DengXian"/>
          <w:kern w:val="0"/>
          <w:sz w:val="21"/>
          <w:szCs w:val="21"/>
          <w:lang w:eastAsia="ja-JP"/>
          <w14:ligatures w14:val="none"/>
        </w:rPr>
      </w:pPr>
      <w:r>
        <w:rPr>
          <w:rFonts w:ascii="Meiryo UI" w:eastAsia="Meiryo UI" w:hAnsi="Meiryo UI" w:cs="DengXian" w:hint="eastAsia"/>
          <w:kern w:val="0"/>
          <w:sz w:val="21"/>
          <w:szCs w:val="21"/>
          <w:lang w:eastAsia="ja-JP"/>
          <w14:ligatures w14:val="none"/>
        </w:rPr>
        <w:t>パネル検査</w:t>
      </w:r>
      <w:ins w:id="150" w:author="Honda, Keiko" w:date="2026-09-23T10:59:00Z" w16du:dateUtc="2026-09-23T01:59:00Z">
        <w:r w:rsidR="00DE1819">
          <w:rPr>
            <w:rFonts w:ascii="Meiryo UI" w:eastAsia="Meiryo UI" w:hAnsi="Meiryo UI" w:cs="DengXian" w:hint="eastAsia"/>
            <w:kern w:val="0"/>
            <w:sz w:val="21"/>
            <w:szCs w:val="21"/>
            <w:lang w:eastAsia="ja-JP"/>
            <w14:ligatures w14:val="none"/>
          </w:rPr>
          <w:t>は具体的に何を指すのか。</w:t>
        </w:r>
      </w:ins>
      <w:del w:id="151" w:author="Honda, Keiko" w:date="2026-09-23T10:59:00Z" w16du:dateUtc="2026-09-23T01:59:00Z">
        <w:r w:rsidDel="00DE1819">
          <w:rPr>
            <w:rFonts w:ascii="Meiryo UI" w:eastAsia="Meiryo UI" w:hAnsi="Meiryo UI" w:cs="DengXian" w:hint="eastAsia"/>
            <w:kern w:val="0"/>
            <w:sz w:val="21"/>
            <w:szCs w:val="21"/>
            <w:lang w:eastAsia="ja-JP"/>
            <w14:ligatures w14:val="none"/>
          </w:rPr>
          <w:delText>について、どのような項目</w:delText>
        </w:r>
      </w:del>
      <w:del w:id="152" w:author="Honda, Keiko" w:date="2026-09-23T10:53:00Z" w16du:dateUtc="2026-09-23T01:53:00Z">
        <w:r w:rsidDel="008E3FF3">
          <w:rPr>
            <w:rFonts w:ascii="Meiryo UI" w:eastAsia="Meiryo UI" w:hAnsi="Meiryo UI" w:cs="DengXian" w:hint="eastAsia"/>
            <w:kern w:val="0"/>
            <w:sz w:val="21"/>
            <w:szCs w:val="21"/>
            <w:lang w:eastAsia="ja-JP"/>
            <w14:ligatures w14:val="none"/>
          </w:rPr>
          <w:delText>が付番</w:delText>
        </w:r>
      </w:del>
      <w:del w:id="153" w:author="Honda, Keiko" w:date="2026-09-23T10:59:00Z" w16du:dateUtc="2026-09-23T01:59:00Z">
        <w:r w:rsidDel="00DE1819">
          <w:rPr>
            <w:rFonts w:ascii="Meiryo UI" w:eastAsia="Meiryo UI" w:hAnsi="Meiryo UI" w:cs="DengXian" w:hint="eastAsia"/>
            <w:kern w:val="0"/>
            <w:sz w:val="21"/>
            <w:szCs w:val="21"/>
            <w:lang w:eastAsia="ja-JP"/>
            <w14:ligatures w14:val="none"/>
          </w:rPr>
          <w:delText>に</w:delText>
        </w:r>
      </w:del>
      <w:del w:id="154" w:author="Honda, Keiko" w:date="2026-09-23T10:54:00Z" w16du:dateUtc="2026-09-23T01:54:00Z">
        <w:r w:rsidDel="008E3FF3">
          <w:rPr>
            <w:rFonts w:ascii="Meiryo UI" w:eastAsia="Meiryo UI" w:hAnsi="Meiryo UI" w:cs="DengXian" w:hint="eastAsia"/>
            <w:kern w:val="0"/>
            <w:sz w:val="21"/>
            <w:szCs w:val="21"/>
            <w:lang w:eastAsia="ja-JP"/>
            <w14:ligatures w14:val="none"/>
          </w:rPr>
          <w:delText>あたり</w:delText>
        </w:r>
      </w:del>
      <w:del w:id="155" w:author="Honda, Keiko" w:date="2026-09-23T10:59:00Z" w16du:dateUtc="2026-09-23T01:59:00Z">
        <w:r w:rsidDel="00DE1819">
          <w:rPr>
            <w:rFonts w:ascii="Meiryo UI" w:eastAsia="Meiryo UI" w:hAnsi="Meiryo UI" w:cs="DengXian" w:hint="eastAsia"/>
            <w:kern w:val="0"/>
            <w:sz w:val="21"/>
            <w:szCs w:val="21"/>
            <w:lang w:eastAsia="ja-JP"/>
            <w14:ligatures w14:val="none"/>
          </w:rPr>
          <w:delText>課題</w:delText>
        </w:r>
      </w:del>
      <w:del w:id="156" w:author="Honda, Keiko" w:date="2026-09-23T10:54:00Z" w16du:dateUtc="2026-09-23T01:54:00Z">
        <w:r w:rsidDel="008E3FF3">
          <w:rPr>
            <w:rFonts w:ascii="Meiryo UI" w:eastAsia="Meiryo UI" w:hAnsi="Meiryo UI" w:cs="DengXian" w:hint="eastAsia"/>
            <w:kern w:val="0"/>
            <w:sz w:val="21"/>
            <w:szCs w:val="21"/>
            <w:lang w:eastAsia="ja-JP"/>
            <w14:ligatures w14:val="none"/>
          </w:rPr>
          <w:delText>を抱えているか</w:delText>
        </w:r>
      </w:del>
      <w:del w:id="157" w:author="Honda, Keiko" w:date="2026-09-23T10:59:00Z" w16du:dateUtc="2026-09-23T01:59:00Z">
        <w:r w:rsidDel="00DE1819">
          <w:rPr>
            <w:rFonts w:ascii="Meiryo UI" w:eastAsia="Meiryo UI" w:hAnsi="Meiryo UI" w:cs="DengXian" w:hint="eastAsia"/>
            <w:kern w:val="0"/>
            <w:sz w:val="21"/>
            <w:szCs w:val="21"/>
            <w:lang w:eastAsia="ja-JP"/>
            <w14:ligatures w14:val="none"/>
          </w:rPr>
          <w:delText>。</w:delText>
        </w:r>
      </w:del>
      <w:r>
        <w:rPr>
          <w:rFonts w:ascii="Meiryo UI" w:eastAsia="Meiryo UI" w:hAnsi="Meiryo UI" w:cs="DengXian" w:hint="eastAsia"/>
          <w:kern w:val="0"/>
          <w:sz w:val="21"/>
          <w:szCs w:val="21"/>
          <w:lang w:eastAsia="ja-JP"/>
          <w14:ligatures w14:val="none"/>
        </w:rPr>
        <w:t>（厚労省 長谷川）</w:t>
      </w:r>
    </w:p>
    <w:p w14:paraId="40B5B0DF" w14:textId="139D141A" w:rsidR="008E348C" w:rsidRPr="00DE1819" w:rsidRDefault="008E348C" w:rsidP="00DE1819">
      <w:pPr>
        <w:pStyle w:val="a9"/>
        <w:numPr>
          <w:ilvl w:val="1"/>
          <w:numId w:val="17"/>
        </w:numPr>
        <w:spacing w:after="0" w:line="240" w:lineRule="auto"/>
        <w:rPr>
          <w:rFonts w:ascii="Meiryo UI" w:eastAsia="Meiryo UI" w:hAnsi="Meiryo UI" w:cs="DengXian"/>
          <w:kern w:val="0"/>
          <w:sz w:val="21"/>
          <w:szCs w:val="21"/>
          <w:lang w:eastAsia="ja-JP"/>
          <w14:ligatures w14:val="none"/>
          <w:rPrChange w:id="158" w:author="Honda, Keiko" w:date="2026-09-23T10:58:00Z" w16du:dateUtc="2026-09-23T01:58:00Z">
            <w:rPr>
              <w:lang w:eastAsia="ja-JP"/>
            </w:rPr>
          </w:rPrChange>
        </w:rPr>
      </w:pPr>
      <w:r>
        <w:rPr>
          <w:rFonts w:ascii="Meiryo UI" w:eastAsia="Meiryo UI" w:hAnsi="Meiryo UI" w:cs="DengXian" w:hint="eastAsia"/>
          <w:kern w:val="0"/>
          <w:sz w:val="21"/>
          <w:szCs w:val="21"/>
          <w:lang w:eastAsia="ja-JP"/>
          <w14:ligatures w14:val="none"/>
        </w:rPr>
        <w:t>JLACセンター</w:t>
      </w:r>
      <w:ins w:id="159" w:author="Honda, Keiko" w:date="2026-09-23T10:54:00Z" w16du:dateUtc="2026-09-23T01:54:00Z">
        <w:r w:rsidR="008E3FF3">
          <w:rPr>
            <w:rFonts w:ascii="Meiryo UI" w:eastAsia="Meiryo UI" w:hAnsi="Meiryo UI" w:cs="DengXian" w:hint="eastAsia"/>
            <w:kern w:val="0"/>
            <w:sz w:val="21"/>
            <w:szCs w:val="21"/>
            <w:lang w:eastAsia="ja-JP"/>
            <w14:ligatures w14:val="none"/>
          </w:rPr>
          <w:t>の</w:t>
        </w:r>
      </w:ins>
      <w:del w:id="160" w:author="Honda, Keiko" w:date="2026-09-23T10:54:00Z" w16du:dateUtc="2026-09-23T01:54:00Z">
        <w:r w:rsidDel="008E3FF3">
          <w:rPr>
            <w:rFonts w:ascii="Meiryo UI" w:eastAsia="Meiryo UI" w:hAnsi="Meiryo UI" w:cs="DengXian" w:hint="eastAsia"/>
            <w:kern w:val="0"/>
            <w:sz w:val="21"/>
            <w:szCs w:val="21"/>
            <w:lang w:eastAsia="ja-JP"/>
            <w14:ligatures w14:val="none"/>
          </w:rPr>
          <w:delText>が</w:delText>
        </w:r>
      </w:del>
      <w:r>
        <w:rPr>
          <w:rFonts w:ascii="Meiryo UI" w:eastAsia="Meiryo UI" w:hAnsi="Meiryo UI" w:cs="DengXian" w:hint="eastAsia"/>
          <w:kern w:val="0"/>
          <w:sz w:val="21"/>
          <w:szCs w:val="21"/>
          <w:lang w:eastAsia="ja-JP"/>
          <w14:ligatures w14:val="none"/>
        </w:rPr>
        <w:t>打ち合わせ内で言及している「パネル検査」</w:t>
      </w:r>
      <w:del w:id="161" w:author="Honda, Keiko" w:date="2026-09-23T10:54:00Z" w16du:dateUtc="2026-09-23T01:54:00Z">
        <w:r w:rsidDel="008E3FF3">
          <w:rPr>
            <w:rFonts w:ascii="Meiryo UI" w:eastAsia="Meiryo UI" w:hAnsi="Meiryo UI" w:cs="DengXian" w:hint="eastAsia"/>
            <w:kern w:val="0"/>
            <w:sz w:val="21"/>
            <w:szCs w:val="21"/>
            <w:lang w:eastAsia="ja-JP"/>
            <w14:ligatures w14:val="none"/>
          </w:rPr>
          <w:delText>という文言</w:delText>
        </w:r>
      </w:del>
      <w:r>
        <w:rPr>
          <w:rFonts w:ascii="Meiryo UI" w:eastAsia="Meiryo UI" w:hAnsi="Meiryo UI" w:cs="DengXian" w:hint="eastAsia"/>
          <w:kern w:val="0"/>
          <w:sz w:val="21"/>
          <w:szCs w:val="21"/>
          <w:lang w:eastAsia="ja-JP"/>
          <w14:ligatures w14:val="none"/>
        </w:rPr>
        <w:t>は、1つの試薬・製品で複数(2項目以上)の独立した検査項目</w:t>
      </w:r>
      <w:del w:id="162" w:author="Honda, Keiko" w:date="2026-09-23T10:58:00Z" w16du:dateUtc="2026-09-23T01:58:00Z">
        <w:r w:rsidDel="00DE1819">
          <w:rPr>
            <w:rFonts w:ascii="Meiryo UI" w:eastAsia="Meiryo UI" w:hAnsi="Meiryo UI" w:cs="DengXian" w:hint="eastAsia"/>
            <w:kern w:val="0"/>
            <w:sz w:val="21"/>
            <w:szCs w:val="21"/>
            <w:lang w:eastAsia="ja-JP"/>
            <w14:ligatures w14:val="none"/>
          </w:rPr>
          <w:delText>(注：各試薬・製品における検査項目の組み合わせはメーカーの裁量に依存)</w:delText>
        </w:r>
      </w:del>
      <w:r>
        <w:rPr>
          <w:rFonts w:ascii="Meiryo UI" w:eastAsia="Meiryo UI" w:hAnsi="Meiryo UI" w:cs="DengXian" w:hint="eastAsia"/>
          <w:kern w:val="0"/>
          <w:sz w:val="21"/>
          <w:szCs w:val="21"/>
          <w:lang w:eastAsia="ja-JP"/>
          <w14:ligatures w14:val="none"/>
        </w:rPr>
        <w:t>を測定し、項目ごとに個別の測定結果を得るものを意味している</w:t>
      </w:r>
      <w:ins w:id="163" w:author="Honda, Keiko" w:date="2026-09-23T10:59:00Z" w16du:dateUtc="2026-09-23T01:59:00Z">
        <w:r w:rsidR="00DE1819">
          <w:rPr>
            <w:rFonts w:ascii="Meiryo UI" w:eastAsia="Meiryo UI" w:hAnsi="Meiryo UI" w:cs="DengXian" w:hint="eastAsia"/>
            <w:kern w:val="0"/>
            <w:sz w:val="21"/>
            <w:szCs w:val="21"/>
            <w:lang w:eastAsia="ja-JP"/>
            <w14:ligatures w14:val="none"/>
          </w:rPr>
          <w:t>、</w:t>
        </w:r>
      </w:ins>
      <w:del w:id="164" w:author="Honda, Keiko" w:date="2026-09-23T10:59:00Z" w16du:dateUtc="2026-09-23T01:59:00Z">
        <w:r w:rsidDel="00DE1819">
          <w:rPr>
            <w:rFonts w:ascii="Meiryo UI" w:eastAsia="Meiryo UI" w:hAnsi="Meiryo UI" w:cs="DengXian" w:hint="eastAsia"/>
            <w:kern w:val="0"/>
            <w:sz w:val="21"/>
            <w:szCs w:val="21"/>
            <w:lang w:eastAsia="ja-JP"/>
            <w14:ligatures w14:val="none"/>
          </w:rPr>
          <w:delText>。</w:delText>
        </w:r>
      </w:del>
      <w:ins w:id="165" w:author="Honda, Keiko" w:date="2026-09-23T10:58:00Z" w16du:dateUtc="2026-09-23T01:58:00Z">
        <w:r w:rsidR="00DE1819">
          <w:rPr>
            <w:rFonts w:ascii="Meiryo UI" w:eastAsia="Meiryo UI" w:hAnsi="Meiryo UI" w:cs="DengXian" w:hint="eastAsia"/>
            <w:kern w:val="0"/>
            <w:sz w:val="21"/>
            <w:szCs w:val="21"/>
            <w:lang w:eastAsia="ja-JP"/>
            <w14:ligatures w14:val="none"/>
          </w:rPr>
          <w:t>いわゆるパッケージ製品のことを指す。</w:t>
        </w:r>
      </w:ins>
      <w:del w:id="166" w:author="Honda, Keiko" w:date="2026-09-23T10:59:00Z" w16du:dateUtc="2026-09-23T01:59:00Z">
        <w:r w:rsidRPr="00DE1819" w:rsidDel="00DE1819">
          <w:rPr>
            <w:rFonts w:ascii="Meiryo UI" w:eastAsia="Meiryo UI" w:hAnsi="Meiryo UI" w:cs="DengXian" w:hint="eastAsia"/>
            <w:kern w:val="0"/>
            <w:sz w:val="21"/>
            <w:szCs w:val="21"/>
            <w:lang w:eastAsia="ja-JP"/>
            <w14:ligatures w14:val="none"/>
            <w:rPrChange w:id="167" w:author="Honda, Keiko" w:date="2026-09-23T10:58:00Z" w16du:dateUtc="2026-09-23T01:58:00Z">
              <w:rPr>
                <w:rFonts w:hint="eastAsia"/>
                <w:lang w:eastAsia="ja-JP"/>
              </w:rPr>
            </w:rPrChange>
          </w:rPr>
          <w:delText>従来</w:delText>
        </w:r>
        <w:r w:rsidRPr="00DE1819" w:rsidDel="00DE1819">
          <w:rPr>
            <w:rFonts w:ascii="Meiryo UI" w:eastAsia="Meiryo UI" w:hAnsi="Meiryo UI" w:cs="DengXian"/>
            <w:kern w:val="0"/>
            <w:sz w:val="21"/>
            <w:szCs w:val="21"/>
            <w:lang w:eastAsia="ja-JP"/>
            <w14:ligatures w14:val="none"/>
            <w:rPrChange w:id="168" w:author="Honda, Keiko" w:date="2026-09-23T10:58:00Z" w16du:dateUtc="2026-09-23T01:58:00Z">
              <w:rPr>
                <w:lang w:eastAsia="ja-JP"/>
              </w:rPr>
            </w:rPrChange>
          </w:rPr>
          <w:delText>JLAC10コードには依頼包括コードが存在したが、JLAC11コードで依頼包括コードが必要かどうか、学会と協議を継続している。</w:delText>
        </w:r>
      </w:del>
      <w:r w:rsidRPr="00DE1819">
        <w:rPr>
          <w:rFonts w:ascii="Meiryo UI" w:eastAsia="Meiryo UI" w:hAnsi="Meiryo UI" w:cs="DengXian" w:hint="eastAsia"/>
          <w:kern w:val="0"/>
          <w:sz w:val="21"/>
          <w:szCs w:val="21"/>
          <w:lang w:eastAsia="ja-JP"/>
          <w14:ligatures w14:val="none"/>
          <w:rPrChange w:id="169" w:author="Honda, Keiko" w:date="2026-09-23T10:58:00Z" w16du:dateUtc="2026-09-23T01:58:00Z">
            <w:rPr>
              <w:rFonts w:hint="eastAsia"/>
              <w:lang w:eastAsia="ja-JP"/>
            </w:rPr>
          </w:rPrChange>
        </w:rPr>
        <w:t>（</w:t>
      </w:r>
      <w:r w:rsidRPr="00DE1819">
        <w:rPr>
          <w:rFonts w:ascii="Meiryo UI" w:eastAsia="Meiryo UI" w:hAnsi="Meiryo UI" w:cs="DengXian"/>
          <w:kern w:val="0"/>
          <w:sz w:val="21"/>
          <w:szCs w:val="21"/>
          <w:lang w:eastAsia="ja-JP"/>
          <w14:ligatures w14:val="none"/>
          <w:rPrChange w:id="170" w:author="Honda, Keiko" w:date="2026-09-23T10:58:00Z" w16du:dateUtc="2026-09-23T01:58:00Z">
            <w:rPr>
              <w:lang w:eastAsia="ja-JP"/>
            </w:rPr>
          </w:rPrChange>
        </w:rPr>
        <w:t>JLACセンター 内山田）</w:t>
      </w:r>
    </w:p>
    <w:p w14:paraId="2E94A717" w14:textId="1771C35C" w:rsidR="008E348C" w:rsidRDefault="008E348C" w:rsidP="008E348C">
      <w:pPr>
        <w:pStyle w:val="a9"/>
        <w:numPr>
          <w:ilvl w:val="1"/>
          <w:numId w:val="17"/>
        </w:numPr>
        <w:spacing w:after="0" w:line="240" w:lineRule="auto"/>
        <w:rPr>
          <w:rFonts w:ascii="Meiryo UI" w:eastAsia="Meiryo UI" w:hAnsi="Meiryo UI" w:cs="DengXian"/>
          <w:kern w:val="0"/>
          <w:sz w:val="21"/>
          <w:szCs w:val="21"/>
          <w:lang w:eastAsia="ja-JP"/>
          <w14:ligatures w14:val="none"/>
        </w:rPr>
      </w:pPr>
      <w:del w:id="171" w:author="Honda, Keiko" w:date="2026-09-23T11:00:00Z" w16du:dateUtc="2026-09-23T02:00:00Z">
        <w:r w:rsidDel="00DE1819">
          <w:rPr>
            <w:rFonts w:ascii="Meiryo UI" w:eastAsia="Meiryo UI" w:hAnsi="Meiryo UI" w:cs="DengXian" w:hint="eastAsia"/>
            <w:kern w:val="0"/>
            <w:sz w:val="21"/>
            <w:szCs w:val="21"/>
            <w:lang w:eastAsia="ja-JP"/>
            <w14:ligatures w14:val="none"/>
          </w:rPr>
          <w:delText>その</w:delText>
        </w:r>
      </w:del>
      <w:r>
        <w:rPr>
          <w:rFonts w:ascii="Meiryo UI" w:eastAsia="Meiryo UI" w:hAnsi="Meiryo UI" w:cs="DengXian" w:hint="eastAsia"/>
          <w:kern w:val="0"/>
          <w:sz w:val="21"/>
          <w:szCs w:val="21"/>
          <w:lang w:eastAsia="ja-JP"/>
          <w14:ligatures w14:val="none"/>
        </w:rPr>
        <w:t>「パネル検査」</w:t>
      </w:r>
      <w:del w:id="172" w:author="Honda, Keiko" w:date="2026-09-23T11:00:00Z" w16du:dateUtc="2026-09-23T02:00:00Z">
        <w:r w:rsidDel="00DE1819">
          <w:rPr>
            <w:rFonts w:ascii="Meiryo UI" w:eastAsia="Meiryo UI" w:hAnsi="Meiryo UI" w:cs="DengXian" w:hint="eastAsia"/>
            <w:kern w:val="0"/>
            <w:sz w:val="21"/>
            <w:szCs w:val="21"/>
            <w:lang w:eastAsia="ja-JP"/>
            <w14:ligatures w14:val="none"/>
          </w:rPr>
          <w:delText>の定義</w:delText>
        </w:r>
      </w:del>
      <w:r>
        <w:rPr>
          <w:rFonts w:ascii="Meiryo UI" w:eastAsia="Meiryo UI" w:hAnsi="Meiryo UI" w:cs="DengXian" w:hint="eastAsia"/>
          <w:kern w:val="0"/>
          <w:sz w:val="21"/>
          <w:szCs w:val="21"/>
          <w:lang w:eastAsia="ja-JP"/>
          <w14:ligatures w14:val="none"/>
        </w:rPr>
        <w:t>には、アレルギーMUST30のように、複数アレルギーを測定する試薬</w:t>
      </w:r>
      <w:del w:id="173" w:author="Honda, Keiko" w:date="2026-09-23T11:08:00Z" w16du:dateUtc="2026-09-23T02:08:00Z">
        <w:r w:rsidDel="0061740F">
          <w:rPr>
            <w:rFonts w:ascii="Meiryo UI" w:eastAsia="Meiryo UI" w:hAnsi="Meiryo UI" w:cs="DengXian" w:hint="eastAsia"/>
            <w:kern w:val="0"/>
            <w:sz w:val="21"/>
            <w:szCs w:val="21"/>
            <w:lang w:eastAsia="ja-JP"/>
            <w14:ligatures w14:val="none"/>
          </w:rPr>
          <w:delText>等</w:delText>
        </w:r>
      </w:del>
      <w:r>
        <w:rPr>
          <w:rFonts w:ascii="Meiryo UI" w:eastAsia="Meiryo UI" w:hAnsi="Meiryo UI" w:cs="DengXian" w:hint="eastAsia"/>
          <w:kern w:val="0"/>
          <w:sz w:val="21"/>
          <w:szCs w:val="21"/>
          <w:lang w:eastAsia="ja-JP"/>
          <w14:ligatures w14:val="none"/>
        </w:rPr>
        <w:t>も含</w:t>
      </w:r>
      <w:ins w:id="174" w:author="Honda, Keiko" w:date="2026-09-23T11:08:00Z" w16du:dateUtc="2026-09-23T02:08:00Z">
        <w:r w:rsidR="0061740F">
          <w:rPr>
            <w:rFonts w:ascii="Meiryo UI" w:eastAsia="Meiryo UI" w:hAnsi="Meiryo UI" w:cs="DengXian" w:hint="eastAsia"/>
            <w:kern w:val="0"/>
            <w:sz w:val="21"/>
            <w:szCs w:val="21"/>
            <w:lang w:eastAsia="ja-JP"/>
            <w14:ligatures w14:val="none"/>
          </w:rPr>
          <w:t>まれるのか</w:t>
        </w:r>
      </w:ins>
      <w:del w:id="175" w:author="Honda, Keiko" w:date="2026-09-23T11:08:00Z" w16du:dateUtc="2026-09-23T02:08:00Z">
        <w:r w:rsidDel="0061740F">
          <w:rPr>
            <w:rFonts w:ascii="Meiryo UI" w:eastAsia="Meiryo UI" w:hAnsi="Meiryo UI" w:cs="DengXian" w:hint="eastAsia"/>
            <w:kern w:val="0"/>
            <w:sz w:val="21"/>
            <w:szCs w:val="21"/>
            <w:lang w:eastAsia="ja-JP"/>
            <w14:ligatures w14:val="none"/>
          </w:rPr>
          <w:delText>む想定か</w:delText>
        </w:r>
      </w:del>
      <w:r>
        <w:rPr>
          <w:rFonts w:ascii="Meiryo UI" w:eastAsia="Meiryo UI" w:hAnsi="Meiryo UI" w:cs="DengXian" w:hint="eastAsia"/>
          <w:kern w:val="0"/>
          <w:sz w:val="21"/>
          <w:szCs w:val="21"/>
          <w:lang w:eastAsia="ja-JP"/>
          <w14:ligatures w14:val="none"/>
        </w:rPr>
        <w:t>。（厚労省 長谷川）</w:t>
      </w:r>
    </w:p>
    <w:p w14:paraId="03CB6F50" w14:textId="7AEA4160" w:rsidR="008E348C" w:rsidRDefault="008E348C" w:rsidP="008E348C">
      <w:pPr>
        <w:pStyle w:val="a9"/>
        <w:numPr>
          <w:ilvl w:val="1"/>
          <w:numId w:val="17"/>
        </w:numPr>
        <w:spacing w:after="0" w:line="240" w:lineRule="auto"/>
        <w:rPr>
          <w:rFonts w:ascii="Meiryo UI" w:eastAsia="Meiryo UI" w:hAnsi="Meiryo UI" w:cs="DengXian"/>
          <w:kern w:val="0"/>
          <w:sz w:val="21"/>
          <w:szCs w:val="21"/>
          <w:lang w:eastAsia="ja-JP"/>
          <w14:ligatures w14:val="none"/>
        </w:rPr>
      </w:pPr>
      <w:r>
        <w:rPr>
          <w:rFonts w:ascii="Meiryo UI" w:eastAsia="Meiryo UI" w:hAnsi="Meiryo UI" w:cs="DengXian" w:hint="eastAsia"/>
          <w:kern w:val="0"/>
          <w:sz w:val="21"/>
          <w:szCs w:val="21"/>
          <w:lang w:eastAsia="ja-JP"/>
          <w14:ligatures w14:val="none"/>
        </w:rPr>
        <w:t>アレルギーの測定</w:t>
      </w:r>
      <w:ins w:id="176" w:author="Honda, Keiko" w:date="2026-09-23T11:08:00Z" w16du:dateUtc="2026-09-23T02:08:00Z">
        <w:r w:rsidR="0061740F">
          <w:rPr>
            <w:rFonts w:ascii="Meiryo UI" w:eastAsia="Meiryo UI" w:hAnsi="Meiryo UI" w:cs="DengXian" w:hint="eastAsia"/>
            <w:kern w:val="0"/>
            <w:sz w:val="21"/>
            <w:szCs w:val="21"/>
            <w:lang w:eastAsia="ja-JP"/>
            <w14:ligatures w14:val="none"/>
          </w:rPr>
          <w:t>は</w:t>
        </w:r>
      </w:ins>
      <w:ins w:id="177" w:author="Honda, Keiko" w:date="2026-09-23T11:09:00Z" w16du:dateUtc="2026-09-23T02:09:00Z">
        <w:r w:rsidR="0061740F">
          <w:rPr>
            <w:rFonts w:ascii="Meiryo UI" w:eastAsia="Meiryo UI" w:hAnsi="Meiryo UI" w:cs="DengXian" w:hint="eastAsia"/>
            <w:kern w:val="0"/>
            <w:sz w:val="21"/>
            <w:szCs w:val="21"/>
            <w:lang w:eastAsia="ja-JP"/>
            <w14:ligatures w14:val="none"/>
          </w:rPr>
          <w:t>今回のパネル検査の</w:t>
        </w:r>
      </w:ins>
      <w:del w:id="178" w:author="Honda, Keiko" w:date="2026-09-23T11:08:00Z" w16du:dateUtc="2026-09-23T02:08:00Z">
        <w:r w:rsidDel="0061740F">
          <w:rPr>
            <w:rFonts w:ascii="Meiryo UI" w:eastAsia="Meiryo UI" w:hAnsi="Meiryo UI" w:cs="DengXian" w:hint="eastAsia"/>
            <w:kern w:val="0"/>
            <w:sz w:val="21"/>
            <w:szCs w:val="21"/>
            <w:lang w:eastAsia="ja-JP"/>
            <w14:ligatures w14:val="none"/>
          </w:rPr>
          <w:delText>体系として学術的に定義されているため、</w:delText>
        </w:r>
      </w:del>
      <w:del w:id="179" w:author="Honda, Keiko" w:date="2026-09-23T11:09:00Z" w16du:dateUtc="2026-09-23T02:09:00Z">
        <w:r w:rsidDel="0061740F">
          <w:rPr>
            <w:rFonts w:ascii="Meiryo UI" w:eastAsia="Meiryo UI" w:hAnsi="Meiryo UI" w:cs="DengXian" w:hint="eastAsia"/>
            <w:kern w:val="0"/>
            <w:sz w:val="21"/>
            <w:szCs w:val="21"/>
            <w:lang w:eastAsia="ja-JP"/>
            <w14:ligatures w14:val="none"/>
          </w:rPr>
          <w:delText>ここでの協議</w:delText>
        </w:r>
      </w:del>
      <w:r>
        <w:rPr>
          <w:rFonts w:ascii="Meiryo UI" w:eastAsia="Meiryo UI" w:hAnsi="Meiryo UI" w:cs="DengXian" w:hint="eastAsia"/>
          <w:kern w:val="0"/>
          <w:sz w:val="21"/>
          <w:szCs w:val="21"/>
          <w:lang w:eastAsia="ja-JP"/>
          <w14:ligatures w14:val="none"/>
        </w:rPr>
        <w:t>対象には含まれない。</w:t>
      </w:r>
      <w:del w:id="180" w:author="Honda, Keiko" w:date="2026-09-23T11:09:00Z" w16du:dateUtc="2026-09-23T02:09:00Z">
        <w:r w:rsidDel="0061740F">
          <w:rPr>
            <w:rFonts w:ascii="Meiryo UI" w:eastAsia="Meiryo UI" w:hAnsi="Meiryo UI" w:cs="DengXian" w:hint="eastAsia"/>
            <w:kern w:val="0"/>
            <w:sz w:val="21"/>
            <w:szCs w:val="21"/>
            <w:lang w:eastAsia="ja-JP"/>
            <w14:ligatures w14:val="none"/>
          </w:rPr>
          <w:delText>ただし、血液ガス等の装置・検査計として他項目を一括して扱うものについては、「パネル検査」ではないものの、依頼包括コードが必要かどうかという協議では対象となる。</w:delText>
        </w:r>
      </w:del>
      <w:r>
        <w:rPr>
          <w:rFonts w:ascii="Meiryo UI" w:eastAsia="Meiryo UI" w:hAnsi="Meiryo UI" w:cs="DengXian" w:hint="eastAsia"/>
          <w:kern w:val="0"/>
          <w:sz w:val="21"/>
          <w:szCs w:val="21"/>
          <w:lang w:eastAsia="ja-JP"/>
          <w14:ligatures w14:val="none"/>
        </w:rPr>
        <w:t>（JLACセンター 内山田）</w:t>
      </w:r>
    </w:p>
    <w:p w14:paraId="189DDD84" w14:textId="3C8B5B78" w:rsidR="009C3129" w:rsidRDefault="0061740F" w:rsidP="0061740F">
      <w:pPr>
        <w:pStyle w:val="a9"/>
        <w:numPr>
          <w:ilvl w:val="0"/>
          <w:numId w:val="17"/>
        </w:numPr>
        <w:spacing w:after="0" w:line="240" w:lineRule="auto"/>
        <w:rPr>
          <w:ins w:id="181" w:author="Honda, Keiko" w:date="2026-09-23T11:12:00Z" w16du:dateUtc="2026-09-23T02:12:00Z"/>
          <w:rFonts w:ascii="Meiryo UI" w:eastAsia="Meiryo UI" w:hAnsi="Meiryo UI" w:cs="DengXian"/>
          <w:kern w:val="0"/>
          <w:sz w:val="21"/>
          <w:szCs w:val="21"/>
          <w:lang w:eastAsia="ja-JP"/>
          <w14:ligatures w14:val="none"/>
        </w:rPr>
      </w:pPr>
      <w:ins w:id="182" w:author="Honda, Keiko" w:date="2026-09-23T11:10:00Z" w16du:dateUtc="2026-09-23T02:10:00Z">
        <w:r>
          <w:rPr>
            <w:rFonts w:ascii="Meiryo UI" w:eastAsia="Meiryo UI" w:hAnsi="Meiryo UI" w:cs="DengXian" w:hint="eastAsia"/>
            <w:kern w:val="0"/>
            <w:sz w:val="21"/>
            <w:szCs w:val="21"/>
            <w:lang w:eastAsia="ja-JP"/>
            <w14:ligatures w14:val="none"/>
          </w:rPr>
          <w:t>パネル検査において課題になっていることは何か。</w:t>
        </w:r>
      </w:ins>
      <w:del w:id="183" w:author="Honda, Keiko" w:date="2026-09-23T11:10:00Z" w16du:dateUtc="2026-09-23T02:10:00Z">
        <w:r w:rsidR="009C3129" w:rsidRPr="0061740F" w:rsidDel="0061740F">
          <w:rPr>
            <w:rFonts w:ascii="Meiryo UI" w:eastAsia="Meiryo UI" w:hAnsi="Meiryo UI" w:cs="DengXian" w:hint="eastAsia"/>
            <w:kern w:val="0"/>
            <w:sz w:val="21"/>
            <w:szCs w:val="21"/>
            <w:lang w:eastAsia="ja-JP"/>
            <w14:ligatures w14:val="none"/>
            <w:rPrChange w:id="184" w:author="Honda, Keiko" w:date="2026-09-23T11:10:00Z" w16du:dateUtc="2026-09-23T02:10:00Z">
              <w:rPr>
                <w:rFonts w:hint="eastAsia"/>
                <w:lang w:eastAsia="ja-JP"/>
              </w:rPr>
            </w:rPrChange>
          </w:rPr>
          <w:delText>依頼包括コードと結果コードとを分けて考えれば、結果コードは議論の余地なく付番可能ではないか。</w:delText>
        </w:r>
      </w:del>
      <w:r w:rsidR="009C3129" w:rsidRPr="0061740F">
        <w:rPr>
          <w:rFonts w:ascii="Meiryo UI" w:eastAsia="Meiryo UI" w:hAnsi="Meiryo UI" w:cs="DengXian" w:hint="eastAsia"/>
          <w:kern w:val="0"/>
          <w:sz w:val="21"/>
          <w:szCs w:val="21"/>
          <w:lang w:eastAsia="ja-JP"/>
          <w14:ligatures w14:val="none"/>
          <w:rPrChange w:id="185" w:author="Honda, Keiko" w:date="2026-09-23T11:10:00Z" w16du:dateUtc="2026-09-23T02:10:00Z">
            <w:rPr>
              <w:rFonts w:hint="eastAsia"/>
              <w:lang w:eastAsia="ja-JP"/>
            </w:rPr>
          </w:rPrChange>
        </w:rPr>
        <w:t>（厚労省</w:t>
      </w:r>
      <w:r w:rsidR="009C3129" w:rsidRPr="0061740F">
        <w:rPr>
          <w:rFonts w:ascii="Meiryo UI" w:eastAsia="Meiryo UI" w:hAnsi="Meiryo UI" w:cs="DengXian"/>
          <w:kern w:val="0"/>
          <w:sz w:val="21"/>
          <w:szCs w:val="21"/>
          <w:lang w:eastAsia="ja-JP"/>
          <w14:ligatures w14:val="none"/>
          <w:rPrChange w:id="186" w:author="Honda, Keiko" w:date="2026-09-23T11:10:00Z" w16du:dateUtc="2026-09-23T02:10:00Z">
            <w:rPr>
              <w:lang w:eastAsia="ja-JP"/>
            </w:rPr>
          </w:rPrChange>
        </w:rPr>
        <w:t xml:space="preserve"> 長谷川）</w:t>
      </w:r>
    </w:p>
    <w:p w14:paraId="28F01985" w14:textId="6C5D80BF" w:rsidR="0061740F" w:rsidRPr="0061740F" w:rsidRDefault="0061740F">
      <w:pPr>
        <w:pStyle w:val="a9"/>
        <w:numPr>
          <w:ilvl w:val="1"/>
          <w:numId w:val="17"/>
        </w:numPr>
        <w:spacing w:after="0" w:line="240" w:lineRule="auto"/>
        <w:rPr>
          <w:rFonts w:ascii="Meiryo UI" w:eastAsia="Meiryo UI" w:hAnsi="Meiryo UI" w:cs="DengXian"/>
          <w:kern w:val="0"/>
          <w:sz w:val="21"/>
          <w:szCs w:val="21"/>
          <w:lang w:eastAsia="ja-JP"/>
          <w14:ligatures w14:val="none"/>
          <w:rPrChange w:id="187" w:author="Honda, Keiko" w:date="2026-09-23T11:10:00Z" w16du:dateUtc="2026-09-23T02:10:00Z">
            <w:rPr>
              <w:lang w:eastAsia="ja-JP"/>
            </w:rPr>
          </w:rPrChange>
        </w:rPr>
        <w:pPrChange w:id="188" w:author="Honda, Keiko" w:date="2026-09-23T11:12:00Z" w16du:dateUtc="2026-09-23T02:12:00Z">
          <w:pPr>
            <w:pStyle w:val="a9"/>
            <w:numPr>
              <w:numId w:val="17"/>
            </w:numPr>
            <w:spacing w:after="0" w:line="240" w:lineRule="auto"/>
            <w:ind w:left="440" w:hanging="440"/>
          </w:pPr>
        </w:pPrChange>
      </w:pPr>
      <w:ins w:id="189" w:author="Honda, Keiko" w:date="2026-09-23T11:12:00Z" w16du:dateUtc="2026-09-23T02:12:00Z">
        <w:r>
          <w:rPr>
            <w:rFonts w:ascii="Meiryo UI" w:eastAsia="Meiryo UI" w:hAnsi="Meiryo UI" w:cs="DengXian" w:hint="eastAsia"/>
            <w:kern w:val="0"/>
            <w:sz w:val="21"/>
            <w:szCs w:val="21"/>
            <w:lang w:eastAsia="ja-JP"/>
            <w14:ligatures w14:val="none"/>
          </w:rPr>
          <w:t>従来JLAC10コードには依頼包括コードが存在したが、JLAC11コードに代替した際に</w:t>
        </w:r>
      </w:ins>
      <w:ins w:id="190" w:author="Honda, Keiko" w:date="2026-09-23T11:13:00Z" w16du:dateUtc="2026-09-23T02:13:00Z">
        <w:r>
          <w:rPr>
            <w:rFonts w:ascii="Meiryo UI" w:eastAsia="Meiryo UI" w:hAnsi="Meiryo UI" w:cs="DengXian" w:hint="eastAsia"/>
            <w:kern w:val="0"/>
            <w:sz w:val="21"/>
            <w:szCs w:val="21"/>
            <w:lang w:eastAsia="ja-JP"/>
            <w14:ligatures w14:val="none"/>
          </w:rPr>
          <w:t>JLAC11コードで依頼包括コードの取り扱いをどのようにするかを臨床検査医学会と協議を</w:t>
        </w:r>
      </w:ins>
      <w:ins w:id="191" w:author="Honda, Keiko" w:date="2026-09-23T11:14:00Z" w16du:dateUtc="2026-09-23T02:14:00Z">
        <w:r>
          <w:rPr>
            <w:rFonts w:ascii="Meiryo UI" w:eastAsia="Meiryo UI" w:hAnsi="Meiryo UI" w:cs="DengXian" w:hint="eastAsia"/>
            <w:kern w:val="0"/>
            <w:sz w:val="21"/>
            <w:szCs w:val="21"/>
            <w:lang w:eastAsia="ja-JP"/>
            <w14:ligatures w14:val="none"/>
          </w:rPr>
          <w:t>行っている。（JLACセンター 内山田）</w:t>
        </w:r>
      </w:ins>
    </w:p>
    <w:p w14:paraId="4308E6D9" w14:textId="68C7DB84" w:rsidR="009C3129" w:rsidRDefault="0061740F" w:rsidP="009C3129">
      <w:pPr>
        <w:pStyle w:val="a9"/>
        <w:numPr>
          <w:ilvl w:val="1"/>
          <w:numId w:val="17"/>
        </w:numPr>
        <w:spacing w:after="0" w:line="240" w:lineRule="auto"/>
        <w:rPr>
          <w:rFonts w:ascii="Meiryo UI" w:eastAsia="Meiryo UI" w:hAnsi="Meiryo UI" w:cs="DengXian"/>
          <w:kern w:val="0"/>
          <w:sz w:val="21"/>
          <w:szCs w:val="21"/>
          <w:lang w:eastAsia="ja-JP"/>
          <w14:ligatures w14:val="none"/>
        </w:rPr>
      </w:pPr>
      <w:ins w:id="192" w:author="Honda, Keiko" w:date="2026-09-23T11:14:00Z" w16du:dateUtc="2026-09-23T02:14:00Z">
        <w:r>
          <w:rPr>
            <w:rFonts w:ascii="Meiryo UI" w:eastAsia="Meiryo UI" w:hAnsi="Meiryo UI" w:cs="DengXian" w:hint="eastAsia"/>
            <w:kern w:val="0"/>
            <w:sz w:val="21"/>
            <w:szCs w:val="21"/>
            <w:lang w:eastAsia="ja-JP"/>
            <w14:ligatures w14:val="none"/>
          </w:rPr>
          <w:lastRenderedPageBreak/>
          <w:t>加えて、</w:t>
        </w:r>
      </w:ins>
      <w:del w:id="193" w:author="Honda, Keiko" w:date="2026-09-23T11:27:00Z" w16du:dateUtc="2026-09-23T02:27:00Z">
        <w:r w:rsidR="009C3129" w:rsidDel="006104FB">
          <w:rPr>
            <w:rFonts w:ascii="Meiryo UI" w:eastAsia="Meiryo UI" w:hAnsi="Meiryo UI" w:cs="DengXian" w:hint="eastAsia"/>
            <w:kern w:val="0"/>
            <w:sz w:val="21"/>
            <w:szCs w:val="21"/>
            <w:lang w:eastAsia="ja-JP"/>
            <w14:ligatures w14:val="none"/>
          </w:rPr>
          <w:delText>パネル検査(複数項目測定試薬)</w:delText>
        </w:r>
      </w:del>
      <w:del w:id="194" w:author="Honda, Keiko" w:date="2026-09-23T11:24:00Z" w16du:dateUtc="2026-09-23T02:24:00Z">
        <w:r w:rsidR="009C3129" w:rsidDel="008106A5">
          <w:rPr>
            <w:rFonts w:ascii="Meiryo UI" w:eastAsia="Meiryo UI" w:hAnsi="Meiryo UI" w:cs="DengXian" w:hint="eastAsia"/>
            <w:kern w:val="0"/>
            <w:sz w:val="21"/>
            <w:szCs w:val="21"/>
            <w:lang w:eastAsia="ja-JP"/>
            <w14:ligatures w14:val="none"/>
          </w:rPr>
          <w:delText>の測定法コード</w:delText>
        </w:r>
      </w:del>
      <w:del w:id="195" w:author="Honda, Keiko" w:date="2026-09-23T11:21:00Z" w16du:dateUtc="2026-09-23T02:21:00Z">
        <w:r w:rsidR="009C3129" w:rsidDel="008106A5">
          <w:rPr>
            <w:rFonts w:ascii="Meiryo UI" w:eastAsia="Meiryo UI" w:hAnsi="Meiryo UI" w:cs="DengXian" w:hint="eastAsia"/>
            <w:kern w:val="0"/>
            <w:sz w:val="21"/>
            <w:szCs w:val="21"/>
            <w:lang w:eastAsia="ja-JP"/>
            <w14:ligatures w14:val="none"/>
          </w:rPr>
          <w:delText>付番</w:delText>
        </w:r>
      </w:del>
      <w:del w:id="196" w:author="Honda, Keiko" w:date="2026-09-23T11:27:00Z" w16du:dateUtc="2026-09-23T02:27:00Z">
        <w:r w:rsidR="009C3129" w:rsidDel="006104FB">
          <w:rPr>
            <w:rFonts w:ascii="Meiryo UI" w:eastAsia="Meiryo UI" w:hAnsi="Meiryo UI" w:cs="DengXian" w:hint="eastAsia"/>
            <w:kern w:val="0"/>
            <w:sz w:val="21"/>
            <w:szCs w:val="21"/>
            <w:lang w:eastAsia="ja-JP"/>
            <w14:ligatures w14:val="none"/>
          </w:rPr>
          <w:delText>にあたり、</w:delText>
        </w:r>
      </w:del>
      <w:del w:id="197" w:author="Honda, Keiko" w:date="2026-09-23T11:21:00Z" w16du:dateUtc="2026-09-23T02:21:00Z">
        <w:r w:rsidR="009C3129" w:rsidDel="008106A5">
          <w:rPr>
            <w:rFonts w:ascii="Meiryo UI" w:eastAsia="Meiryo UI" w:hAnsi="Meiryo UI" w:cs="DengXian" w:hint="eastAsia"/>
            <w:kern w:val="0"/>
            <w:sz w:val="21"/>
            <w:szCs w:val="21"/>
            <w:lang w:eastAsia="ja-JP"/>
            <w14:ligatures w14:val="none"/>
          </w:rPr>
          <w:delText>セット</w:delText>
        </w:r>
      </w:del>
      <w:ins w:id="198" w:author="Honda, Keiko" w:date="2026-09-23T11:21:00Z" w16du:dateUtc="2026-09-23T02:21:00Z">
        <w:r w:rsidR="008106A5">
          <w:rPr>
            <w:rFonts w:ascii="Meiryo UI" w:eastAsia="Meiryo UI" w:hAnsi="Meiryo UI" w:cs="DengXian" w:hint="eastAsia"/>
            <w:kern w:val="0"/>
            <w:sz w:val="21"/>
            <w:szCs w:val="21"/>
            <w:lang w:eastAsia="ja-JP"/>
            <w14:ligatures w14:val="none"/>
          </w:rPr>
          <w:t>パッケージ製品</w:t>
        </w:r>
      </w:ins>
      <w:del w:id="199" w:author="Honda, Keiko" w:date="2026-09-23T11:21:00Z" w16du:dateUtc="2026-09-23T02:21:00Z">
        <w:r w:rsidR="009C3129" w:rsidDel="008106A5">
          <w:rPr>
            <w:rFonts w:ascii="Meiryo UI" w:eastAsia="Meiryo UI" w:hAnsi="Meiryo UI" w:cs="DengXian" w:hint="eastAsia"/>
            <w:kern w:val="0"/>
            <w:sz w:val="21"/>
            <w:szCs w:val="21"/>
            <w:lang w:eastAsia="ja-JP"/>
            <w14:ligatures w14:val="none"/>
          </w:rPr>
          <w:delText>品</w:delText>
        </w:r>
      </w:del>
      <w:r w:rsidR="009C3129">
        <w:rPr>
          <w:rFonts w:ascii="Meiryo UI" w:eastAsia="Meiryo UI" w:hAnsi="Meiryo UI" w:cs="DengXian" w:hint="eastAsia"/>
          <w:kern w:val="0"/>
          <w:sz w:val="21"/>
          <w:szCs w:val="21"/>
          <w:lang w:eastAsia="ja-JP"/>
          <w14:ligatures w14:val="none"/>
        </w:rPr>
        <w:t>と単品とで性能・測定原理が同一の場合</w:t>
      </w:r>
      <w:ins w:id="200" w:author="Honda, Keiko" w:date="2026-09-23T11:22:00Z" w16du:dateUtc="2026-09-23T02:22:00Z">
        <w:r w:rsidR="008106A5">
          <w:rPr>
            <w:rFonts w:ascii="Meiryo UI" w:eastAsia="Meiryo UI" w:hAnsi="Meiryo UI" w:cs="DengXian" w:hint="eastAsia"/>
            <w:kern w:val="0"/>
            <w:sz w:val="21"/>
            <w:szCs w:val="21"/>
            <w:lang w:eastAsia="ja-JP"/>
            <w14:ligatures w14:val="none"/>
          </w:rPr>
          <w:t>における</w:t>
        </w:r>
      </w:ins>
      <w:ins w:id="201" w:author="Honda, Keiko" w:date="2026-09-23T11:27:00Z" w16du:dateUtc="2026-09-23T02:27:00Z">
        <w:r w:rsidR="006104FB">
          <w:rPr>
            <w:rFonts w:ascii="Meiryo UI" w:eastAsia="Meiryo UI" w:hAnsi="Meiryo UI" w:cs="DengXian" w:hint="eastAsia"/>
            <w:kern w:val="0"/>
            <w:sz w:val="21"/>
            <w:szCs w:val="21"/>
            <w:lang w:eastAsia="ja-JP"/>
            <w14:ligatures w14:val="none"/>
          </w:rPr>
          <w:t>測定法コードの</w:t>
        </w:r>
      </w:ins>
      <w:ins w:id="202" w:author="Honda, Keiko" w:date="2026-09-23T11:22:00Z" w16du:dateUtc="2026-09-23T02:22:00Z">
        <w:r w:rsidR="008106A5">
          <w:rPr>
            <w:rFonts w:ascii="Meiryo UI" w:eastAsia="Meiryo UI" w:hAnsi="Meiryo UI" w:cs="DengXian" w:hint="eastAsia"/>
            <w:kern w:val="0"/>
            <w:sz w:val="21"/>
            <w:szCs w:val="21"/>
            <w:lang w:eastAsia="ja-JP"/>
            <w14:ligatures w14:val="none"/>
          </w:rPr>
          <w:t>採番の</w:t>
        </w:r>
      </w:ins>
      <w:del w:id="203" w:author="Honda, Keiko" w:date="2026-09-23T11:27:00Z" w16du:dateUtc="2026-09-23T02:27:00Z">
        <w:r w:rsidR="009C3129" w:rsidDel="006104FB">
          <w:rPr>
            <w:rFonts w:ascii="Meiryo UI" w:eastAsia="Meiryo UI" w:hAnsi="Meiryo UI" w:cs="DengXian" w:hint="eastAsia"/>
            <w:kern w:val="0"/>
            <w:sz w:val="21"/>
            <w:szCs w:val="21"/>
            <w:lang w:eastAsia="ja-JP"/>
            <w14:ligatures w14:val="none"/>
          </w:rPr>
          <w:delText>の</w:delText>
        </w:r>
      </w:del>
      <w:r w:rsidR="009C3129">
        <w:rPr>
          <w:rFonts w:ascii="Meiryo UI" w:eastAsia="Meiryo UI" w:hAnsi="Meiryo UI" w:cs="DengXian" w:hint="eastAsia"/>
          <w:kern w:val="0"/>
          <w:sz w:val="21"/>
          <w:szCs w:val="21"/>
          <w:lang w:eastAsia="ja-JP"/>
          <w14:ligatures w14:val="none"/>
        </w:rPr>
        <w:t>粒度</w:t>
      </w:r>
      <w:del w:id="204" w:author="Honda, Keiko" w:date="2026-09-23T11:27:00Z" w16du:dateUtc="2026-09-23T02:27:00Z">
        <w:r w:rsidR="009C3129" w:rsidDel="006104FB">
          <w:rPr>
            <w:rFonts w:ascii="Meiryo UI" w:eastAsia="Meiryo UI" w:hAnsi="Meiryo UI" w:cs="DengXian" w:hint="eastAsia"/>
            <w:kern w:val="0"/>
            <w:sz w:val="21"/>
            <w:szCs w:val="21"/>
            <w:lang w:eastAsia="ja-JP"/>
            <w14:ligatures w14:val="none"/>
          </w:rPr>
          <w:delText>の取り扱い</w:delText>
        </w:r>
      </w:del>
      <w:ins w:id="205" w:author="Honda, Keiko" w:date="2026-09-23T11:27:00Z" w16du:dateUtc="2026-09-23T02:27:00Z">
        <w:r w:rsidR="006104FB">
          <w:rPr>
            <w:rFonts w:ascii="Meiryo UI" w:eastAsia="Meiryo UI" w:hAnsi="Meiryo UI" w:cs="DengXian" w:hint="eastAsia"/>
            <w:kern w:val="0"/>
            <w:sz w:val="21"/>
            <w:szCs w:val="21"/>
            <w:lang w:eastAsia="ja-JP"/>
            <w14:ligatures w14:val="none"/>
          </w:rPr>
          <w:t>について</w:t>
        </w:r>
      </w:ins>
      <w:del w:id="206" w:author="Honda, Keiko" w:date="2026-09-23T11:27:00Z" w16du:dateUtc="2026-09-23T02:27:00Z">
        <w:r w:rsidR="009C3129" w:rsidDel="006104FB">
          <w:rPr>
            <w:rFonts w:ascii="Meiryo UI" w:eastAsia="Meiryo UI" w:hAnsi="Meiryo UI" w:cs="DengXian" w:hint="eastAsia"/>
            <w:kern w:val="0"/>
            <w:sz w:val="21"/>
            <w:szCs w:val="21"/>
            <w:lang w:eastAsia="ja-JP"/>
            <w14:ligatures w14:val="none"/>
          </w:rPr>
          <w:delText>が</w:delText>
        </w:r>
      </w:del>
      <w:ins w:id="207" w:author="Honda, Keiko" w:date="2026-09-23T11:27:00Z" w16du:dateUtc="2026-09-23T02:27:00Z">
        <w:r w:rsidR="006104FB">
          <w:rPr>
            <w:rFonts w:ascii="Meiryo UI" w:eastAsia="Meiryo UI" w:hAnsi="Meiryo UI" w:cs="DengXian" w:hint="eastAsia"/>
            <w:kern w:val="0"/>
            <w:sz w:val="21"/>
            <w:szCs w:val="21"/>
            <w:lang w:eastAsia="ja-JP"/>
            <w14:ligatures w14:val="none"/>
          </w:rPr>
          <w:t>臨床検査医学会</w:t>
        </w:r>
      </w:ins>
      <w:del w:id="208" w:author="Honda, Keiko" w:date="2026-09-23T11:27:00Z" w16du:dateUtc="2026-09-23T02:27:00Z">
        <w:r w:rsidR="009C3129" w:rsidDel="006104FB">
          <w:rPr>
            <w:rFonts w:ascii="Meiryo UI" w:eastAsia="Meiryo UI" w:hAnsi="Meiryo UI" w:cs="DengXian" w:hint="eastAsia"/>
            <w:kern w:val="0"/>
            <w:sz w:val="21"/>
            <w:szCs w:val="21"/>
            <w:lang w:eastAsia="ja-JP"/>
            <w14:ligatures w14:val="none"/>
          </w:rPr>
          <w:delText>学会</w:delText>
        </w:r>
      </w:del>
      <w:ins w:id="209" w:author="Honda, Keiko" w:date="2026-09-23T11:27:00Z" w16du:dateUtc="2026-09-23T02:27:00Z">
        <w:r w:rsidR="006104FB">
          <w:rPr>
            <w:rFonts w:ascii="Meiryo UI" w:eastAsia="Meiryo UI" w:hAnsi="Meiryo UI" w:cs="DengXian" w:hint="eastAsia"/>
            <w:kern w:val="0"/>
            <w:sz w:val="21"/>
            <w:szCs w:val="21"/>
            <w:lang w:eastAsia="ja-JP"/>
            <w14:ligatures w14:val="none"/>
          </w:rPr>
          <w:t>と</w:t>
        </w:r>
      </w:ins>
      <w:r w:rsidR="009C3129">
        <w:rPr>
          <w:rFonts w:ascii="Meiryo UI" w:eastAsia="Meiryo UI" w:hAnsi="Meiryo UI" w:cs="DengXian" w:hint="eastAsia"/>
          <w:kern w:val="0"/>
          <w:sz w:val="21"/>
          <w:szCs w:val="21"/>
          <w:lang w:eastAsia="ja-JP"/>
          <w14:ligatures w14:val="none"/>
        </w:rPr>
        <w:t>の審議で論点となっている。（JLACセンター 河井）</w:t>
      </w:r>
    </w:p>
    <w:p w14:paraId="366172E6" w14:textId="42621E31" w:rsidR="009C3129" w:rsidRDefault="00BF1158" w:rsidP="009C3129">
      <w:pPr>
        <w:pStyle w:val="a9"/>
        <w:numPr>
          <w:ilvl w:val="1"/>
          <w:numId w:val="17"/>
        </w:numPr>
        <w:spacing w:after="0" w:line="240" w:lineRule="auto"/>
        <w:rPr>
          <w:rFonts w:ascii="Meiryo UI" w:eastAsia="Meiryo UI" w:hAnsi="Meiryo UI" w:cs="DengXian"/>
          <w:kern w:val="0"/>
          <w:sz w:val="21"/>
          <w:szCs w:val="21"/>
          <w:lang w:eastAsia="ja-JP"/>
          <w14:ligatures w14:val="none"/>
        </w:rPr>
      </w:pPr>
      <w:del w:id="210" w:author="Honda, Keiko" w:date="2026-09-23T11:28:00Z" w16du:dateUtc="2026-09-23T02:28:00Z">
        <w:r w:rsidDel="006104FB">
          <w:rPr>
            <w:rFonts w:ascii="Meiryo UI" w:eastAsia="Meiryo UI" w:hAnsi="Meiryo UI" w:cs="DengXian" w:hint="eastAsia"/>
            <w:kern w:val="0"/>
            <w:sz w:val="21"/>
            <w:szCs w:val="21"/>
            <w:lang w:eastAsia="ja-JP"/>
            <w14:ligatures w14:val="none"/>
          </w:rPr>
          <w:delText>検討中の測定法名称の</w:delText>
        </w:r>
      </w:del>
      <w:r>
        <w:rPr>
          <w:rFonts w:ascii="Meiryo UI" w:eastAsia="Meiryo UI" w:hAnsi="Meiryo UI" w:cs="DengXian" w:hint="eastAsia"/>
          <w:kern w:val="0"/>
          <w:sz w:val="21"/>
          <w:szCs w:val="21"/>
          <w:lang w:eastAsia="ja-JP"/>
          <w14:ligatures w14:val="none"/>
        </w:rPr>
        <w:t>具体例としては、「スポットケム D 肝機能」</w:t>
      </w:r>
      <w:ins w:id="211" w:author="Honda, Keiko" w:date="2026-09-23T11:36:00Z" w16du:dateUtc="2026-09-23T02:36:00Z">
        <w:r w:rsidR="006104FB">
          <w:rPr>
            <w:rFonts w:ascii="Meiryo UI" w:eastAsia="Meiryo UI" w:hAnsi="Meiryo UI" w:cs="DengXian" w:hint="eastAsia"/>
            <w:kern w:val="0"/>
            <w:sz w:val="21"/>
            <w:szCs w:val="21"/>
            <w:lang w:eastAsia="ja-JP"/>
            <w14:ligatures w14:val="none"/>
          </w:rPr>
          <w:t>という</w:t>
        </w:r>
      </w:ins>
      <w:del w:id="212" w:author="Honda, Keiko" w:date="2026-09-23T11:36:00Z" w16du:dateUtc="2026-09-23T02:36:00Z">
        <w:r w:rsidDel="006104FB">
          <w:rPr>
            <w:rFonts w:ascii="Meiryo UI" w:eastAsia="Meiryo UI" w:hAnsi="Meiryo UI" w:cs="DengXian" w:hint="eastAsia"/>
            <w:kern w:val="0"/>
            <w:sz w:val="21"/>
            <w:szCs w:val="21"/>
            <w:lang w:eastAsia="ja-JP"/>
            <w14:ligatures w14:val="none"/>
          </w:rPr>
          <w:delText>という</w:delText>
        </w:r>
      </w:del>
      <w:ins w:id="213" w:author="Honda, Keiko" w:date="2026-09-23T11:36:00Z" w16du:dateUtc="2026-09-23T02:36:00Z">
        <w:r w:rsidR="006104FB">
          <w:rPr>
            <w:rFonts w:ascii="Meiryo UI" w:eastAsia="Meiryo UI" w:hAnsi="Meiryo UI" w:cs="DengXian" w:hint="eastAsia"/>
            <w:kern w:val="0"/>
            <w:sz w:val="21"/>
            <w:szCs w:val="21"/>
            <w:lang w:eastAsia="ja-JP"/>
            <w14:ligatures w14:val="none"/>
          </w:rPr>
          <w:t>パッケージ製品名について、パッケージ製品の測定法コード名称とするか、</w:t>
        </w:r>
      </w:ins>
      <w:del w:id="214" w:author="Honda, Keiko" w:date="2026-09-23T11:36:00Z" w16du:dateUtc="2026-09-23T02:36:00Z">
        <w:r w:rsidDel="006104FB">
          <w:rPr>
            <w:rFonts w:ascii="Meiryo UI" w:eastAsia="Meiryo UI" w:hAnsi="Meiryo UI" w:cs="DengXian" w:hint="eastAsia"/>
            <w:kern w:val="0"/>
            <w:sz w:val="21"/>
            <w:szCs w:val="21"/>
            <w:lang w:eastAsia="ja-JP"/>
            <w14:ligatures w14:val="none"/>
          </w:rPr>
          <w:delText>統一名称とするか、</w:delText>
        </w:r>
      </w:del>
      <w:ins w:id="215" w:author="Honda, Keiko" w:date="2026-09-23T11:36:00Z" w16du:dateUtc="2026-09-23T02:36:00Z">
        <w:r w:rsidR="006104FB">
          <w:rPr>
            <w:rFonts w:ascii="Meiryo UI" w:eastAsia="Meiryo UI" w:hAnsi="Meiryo UI" w:cs="DengXian" w:hint="eastAsia"/>
            <w:kern w:val="0"/>
            <w:sz w:val="21"/>
            <w:szCs w:val="21"/>
            <w:lang w:eastAsia="ja-JP"/>
            <w14:ligatures w14:val="none"/>
          </w:rPr>
          <w:t>「</w:t>
        </w:r>
      </w:ins>
      <w:ins w:id="216" w:author="Honda, Keiko" w:date="2026-09-23T11:37:00Z" w16du:dateUtc="2026-09-23T02:37:00Z">
        <w:r w:rsidR="006104FB">
          <w:rPr>
            <w:rFonts w:ascii="Meiryo UI" w:eastAsia="Meiryo UI" w:hAnsi="Meiryo UI" w:cs="DengXian" w:hint="eastAsia"/>
            <w:kern w:val="0"/>
            <w:sz w:val="21"/>
            <w:szCs w:val="21"/>
            <w:lang w:eastAsia="ja-JP"/>
            <w14:ligatures w14:val="none"/>
          </w:rPr>
          <w:t>スポットケム D 肝機能</w:t>
        </w:r>
      </w:ins>
      <w:ins w:id="217" w:author="Honda, Keiko" w:date="2026-09-23T11:36:00Z" w16du:dateUtc="2026-09-23T02:36:00Z">
        <w:r w:rsidR="006104FB">
          <w:rPr>
            <w:rFonts w:ascii="Meiryo UI" w:eastAsia="Meiryo UI" w:hAnsi="Meiryo UI" w:cs="DengXian" w:hint="eastAsia"/>
            <w:kern w:val="0"/>
            <w:sz w:val="21"/>
            <w:szCs w:val="21"/>
            <w:lang w:eastAsia="ja-JP"/>
            <w14:ligatures w14:val="none"/>
          </w:rPr>
          <w:t>」</w:t>
        </w:r>
      </w:ins>
      <w:ins w:id="218" w:author="Honda, Keiko" w:date="2026-09-23T11:37:00Z" w16du:dateUtc="2026-09-23T02:37:00Z">
        <w:r w:rsidR="006104FB">
          <w:rPr>
            <w:rFonts w:ascii="Meiryo UI" w:eastAsia="Meiryo UI" w:hAnsi="Meiryo UI" w:cs="DengXian" w:hint="eastAsia"/>
            <w:kern w:val="0"/>
            <w:sz w:val="21"/>
            <w:szCs w:val="21"/>
            <w:lang w:eastAsia="ja-JP"/>
            <w14:ligatures w14:val="none"/>
          </w:rPr>
          <w:t>に含まれる</w:t>
        </w:r>
      </w:ins>
      <w:r>
        <w:rPr>
          <w:rFonts w:ascii="Meiryo UI" w:eastAsia="Meiryo UI" w:hAnsi="Meiryo UI" w:cs="DengXian" w:hint="eastAsia"/>
          <w:kern w:val="0"/>
          <w:sz w:val="21"/>
          <w:szCs w:val="21"/>
          <w:lang w:eastAsia="ja-JP"/>
          <w14:ligatures w14:val="none"/>
        </w:rPr>
        <w:t>「スポットケム D TP」</w:t>
      </w:r>
      <w:del w:id="219" w:author="Honda, Keiko" w:date="2026-09-23T11:37:00Z" w16du:dateUtc="2026-09-23T02:37:00Z">
        <w:r w:rsidDel="006104FB">
          <w:rPr>
            <w:rFonts w:ascii="Meiryo UI" w:eastAsia="Meiryo UI" w:hAnsi="Meiryo UI" w:cs="DengXian" w:hint="eastAsia"/>
            <w:kern w:val="0"/>
            <w:sz w:val="21"/>
            <w:szCs w:val="21"/>
            <w:lang w:eastAsia="ja-JP"/>
            <w14:ligatures w14:val="none"/>
          </w:rPr>
          <w:delText>等</w:delText>
        </w:r>
      </w:del>
      <w:ins w:id="220" w:author="Honda, Keiko" w:date="2026-09-23T11:37:00Z" w16du:dateUtc="2026-09-23T02:37:00Z">
        <w:r w:rsidR="006104FB">
          <w:rPr>
            <w:rFonts w:ascii="Meiryo UI" w:eastAsia="Meiryo UI" w:hAnsi="Meiryo UI" w:cs="DengXian" w:hint="eastAsia"/>
            <w:kern w:val="0"/>
            <w:sz w:val="21"/>
            <w:szCs w:val="21"/>
            <w:lang w:eastAsia="ja-JP"/>
            <w14:ligatures w14:val="none"/>
          </w:rPr>
          <w:t>等</w:t>
        </w:r>
      </w:ins>
      <w:r>
        <w:rPr>
          <w:rFonts w:ascii="Meiryo UI" w:eastAsia="Meiryo UI" w:hAnsi="Meiryo UI" w:cs="DengXian" w:hint="eastAsia"/>
          <w:kern w:val="0"/>
          <w:sz w:val="21"/>
          <w:szCs w:val="21"/>
          <w:lang w:eastAsia="ja-JP"/>
          <w14:ligatures w14:val="none"/>
        </w:rPr>
        <w:t>の</w:t>
      </w:r>
      <w:ins w:id="221" w:author="Honda, Keiko" w:date="2026-09-23T11:37:00Z" w16du:dateUtc="2026-09-23T02:37:00Z">
        <w:r w:rsidR="006104FB">
          <w:rPr>
            <w:rFonts w:ascii="Meiryo UI" w:eastAsia="Meiryo UI" w:hAnsi="Meiryo UI" w:cs="DengXian" w:hint="eastAsia"/>
            <w:kern w:val="0"/>
            <w:sz w:val="21"/>
            <w:szCs w:val="21"/>
            <w:lang w:eastAsia="ja-JP"/>
            <w14:ligatures w14:val="none"/>
          </w:rPr>
          <w:t>試薬ごとの</w:t>
        </w:r>
      </w:ins>
      <w:del w:id="222" w:author="Honda, Keiko" w:date="2026-09-23T11:37:00Z" w16du:dateUtc="2026-09-23T02:37:00Z">
        <w:r w:rsidDel="006104FB">
          <w:rPr>
            <w:rFonts w:ascii="Meiryo UI" w:eastAsia="Meiryo UI" w:hAnsi="Meiryo UI" w:cs="DengXian" w:hint="eastAsia"/>
            <w:kern w:val="0"/>
            <w:sz w:val="21"/>
            <w:szCs w:val="21"/>
            <w:lang w:eastAsia="ja-JP"/>
            <w14:ligatures w14:val="none"/>
          </w:rPr>
          <w:delText>複数</w:delText>
        </w:r>
      </w:del>
      <w:r>
        <w:rPr>
          <w:rFonts w:ascii="Meiryo UI" w:eastAsia="Meiryo UI" w:hAnsi="Meiryo UI" w:cs="DengXian" w:hint="eastAsia"/>
          <w:kern w:val="0"/>
          <w:sz w:val="21"/>
          <w:szCs w:val="21"/>
          <w:lang w:eastAsia="ja-JP"/>
          <w14:ligatures w14:val="none"/>
        </w:rPr>
        <w:t>名称とするか</w:t>
      </w:r>
      <w:del w:id="223" w:author="Honda, Keiko" w:date="2026-09-23T11:37:00Z" w16du:dateUtc="2026-09-23T02:37:00Z">
        <w:r w:rsidDel="006104FB">
          <w:rPr>
            <w:rFonts w:ascii="Meiryo UI" w:eastAsia="Meiryo UI" w:hAnsi="Meiryo UI" w:cs="DengXian" w:hint="eastAsia"/>
            <w:kern w:val="0"/>
            <w:sz w:val="21"/>
            <w:szCs w:val="21"/>
            <w:lang w:eastAsia="ja-JP"/>
            <w14:ligatures w14:val="none"/>
          </w:rPr>
          <w:delText>等</w:delText>
        </w:r>
      </w:del>
      <w:r>
        <w:rPr>
          <w:rFonts w:ascii="Meiryo UI" w:eastAsia="Meiryo UI" w:hAnsi="Meiryo UI" w:cs="DengXian" w:hint="eastAsia"/>
          <w:kern w:val="0"/>
          <w:sz w:val="21"/>
          <w:szCs w:val="21"/>
          <w:lang w:eastAsia="ja-JP"/>
          <w14:ligatures w14:val="none"/>
        </w:rPr>
        <w:t>が</w:t>
      </w:r>
      <w:ins w:id="224" w:author="Honda, Keiko" w:date="2026-09-23T11:37:00Z" w16du:dateUtc="2026-09-23T02:37:00Z">
        <w:r w:rsidR="006104FB">
          <w:rPr>
            <w:rFonts w:ascii="Meiryo UI" w:eastAsia="Meiryo UI" w:hAnsi="Meiryo UI" w:cs="DengXian" w:hint="eastAsia"/>
            <w:kern w:val="0"/>
            <w:sz w:val="21"/>
            <w:szCs w:val="21"/>
            <w:lang w:eastAsia="ja-JP"/>
            <w14:ligatures w14:val="none"/>
          </w:rPr>
          <w:t>論点となっている</w:t>
        </w:r>
      </w:ins>
      <w:del w:id="225" w:author="Honda, Keiko" w:date="2026-09-23T11:37:00Z" w16du:dateUtc="2026-09-23T02:37:00Z">
        <w:r w:rsidDel="006104FB">
          <w:rPr>
            <w:rFonts w:ascii="Meiryo UI" w:eastAsia="Meiryo UI" w:hAnsi="Meiryo UI" w:cs="DengXian" w:hint="eastAsia"/>
            <w:kern w:val="0"/>
            <w:sz w:val="21"/>
            <w:szCs w:val="21"/>
            <w:lang w:eastAsia="ja-JP"/>
            <w14:ligatures w14:val="none"/>
          </w:rPr>
          <w:delText>挙げられる</w:delText>
        </w:r>
      </w:del>
      <w:r>
        <w:rPr>
          <w:rFonts w:ascii="Meiryo UI" w:eastAsia="Meiryo UI" w:hAnsi="Meiryo UI" w:cs="DengXian" w:hint="eastAsia"/>
          <w:kern w:val="0"/>
          <w:sz w:val="21"/>
          <w:szCs w:val="21"/>
          <w:lang w:eastAsia="ja-JP"/>
          <w14:ligatures w14:val="none"/>
        </w:rPr>
        <w:t>。なお、</w:t>
      </w:r>
      <w:del w:id="226" w:author="Honda, Keiko" w:date="2026-09-23T11:37:00Z" w16du:dateUtc="2026-09-23T02:37:00Z">
        <w:r w:rsidDel="006104FB">
          <w:rPr>
            <w:rFonts w:ascii="Meiryo UI" w:eastAsia="Meiryo UI" w:hAnsi="Meiryo UI" w:cs="DengXian" w:hint="eastAsia"/>
            <w:kern w:val="0"/>
            <w:sz w:val="21"/>
            <w:szCs w:val="21"/>
            <w:lang w:eastAsia="ja-JP"/>
            <w14:ligatures w14:val="none"/>
          </w:rPr>
          <w:delText>セット</w:delText>
        </w:r>
      </w:del>
      <w:ins w:id="227" w:author="Honda, Keiko" w:date="2026-09-23T11:37:00Z" w16du:dateUtc="2026-09-23T02:37:00Z">
        <w:r w:rsidR="006104FB">
          <w:rPr>
            <w:rFonts w:ascii="Meiryo UI" w:eastAsia="Meiryo UI" w:hAnsi="Meiryo UI" w:cs="DengXian" w:hint="eastAsia"/>
            <w:kern w:val="0"/>
            <w:sz w:val="21"/>
            <w:szCs w:val="21"/>
            <w:lang w:eastAsia="ja-JP"/>
            <w14:ligatures w14:val="none"/>
          </w:rPr>
          <w:t>パッケージ製品</w:t>
        </w:r>
      </w:ins>
      <w:del w:id="228" w:author="Honda, Keiko" w:date="2026-09-23T11:37:00Z" w16du:dateUtc="2026-09-23T02:37:00Z">
        <w:r w:rsidDel="006104FB">
          <w:rPr>
            <w:rFonts w:ascii="Meiryo UI" w:eastAsia="Meiryo UI" w:hAnsi="Meiryo UI" w:cs="DengXian" w:hint="eastAsia"/>
            <w:kern w:val="0"/>
            <w:sz w:val="21"/>
            <w:szCs w:val="21"/>
            <w:lang w:eastAsia="ja-JP"/>
            <w14:ligatures w14:val="none"/>
          </w:rPr>
          <w:delText>品</w:delText>
        </w:r>
      </w:del>
      <w:r>
        <w:rPr>
          <w:rFonts w:ascii="Meiryo UI" w:eastAsia="Meiryo UI" w:hAnsi="Meiryo UI" w:cs="DengXian" w:hint="eastAsia"/>
          <w:kern w:val="0"/>
          <w:sz w:val="21"/>
          <w:szCs w:val="21"/>
          <w:lang w:eastAsia="ja-JP"/>
          <w14:ligatures w14:val="none"/>
        </w:rPr>
        <w:t>は一つの</w:t>
      </w:r>
      <w:ins w:id="229" w:author="Honda, Keiko" w:date="2026-09-23T11:38:00Z" w16du:dateUtc="2026-09-23T02:38:00Z">
        <w:r w:rsidR="006104FB">
          <w:rPr>
            <w:rFonts w:ascii="Meiryo UI" w:eastAsia="Meiryo UI" w:hAnsi="Meiryo UI" w:cs="DengXian" w:hint="eastAsia"/>
            <w:kern w:val="0"/>
            <w:sz w:val="21"/>
            <w:szCs w:val="21"/>
            <w:lang w:eastAsia="ja-JP"/>
            <w14:ligatures w14:val="none"/>
          </w:rPr>
          <w:t>セットに</w:t>
        </w:r>
      </w:ins>
      <w:del w:id="230" w:author="Honda, Keiko" w:date="2026-09-23T11:38:00Z" w16du:dateUtc="2026-09-23T02:38:00Z">
        <w:r w:rsidDel="006104FB">
          <w:rPr>
            <w:rFonts w:ascii="Meiryo UI" w:eastAsia="Meiryo UI" w:hAnsi="Meiryo UI" w:cs="DengXian" w:hint="eastAsia"/>
            <w:kern w:val="0"/>
            <w:sz w:val="21"/>
            <w:szCs w:val="21"/>
            <w:lang w:eastAsia="ja-JP"/>
            <w14:ligatures w14:val="none"/>
          </w:rPr>
          <w:delText>スティックに</w:delText>
        </w:r>
      </w:del>
      <w:r>
        <w:rPr>
          <w:rFonts w:ascii="Meiryo UI" w:eastAsia="Meiryo UI" w:hAnsi="Meiryo UI" w:cs="DengXian" w:hint="eastAsia"/>
          <w:kern w:val="0"/>
          <w:sz w:val="21"/>
          <w:szCs w:val="21"/>
          <w:lang w:eastAsia="ja-JP"/>
          <w14:ligatures w14:val="none"/>
        </w:rPr>
        <w:t>複数の</w:t>
      </w:r>
      <w:ins w:id="231" w:author="Honda, Keiko" w:date="2026-09-23T11:38:00Z" w16du:dateUtc="2026-09-23T02:38:00Z">
        <w:r w:rsidR="006104FB">
          <w:rPr>
            <w:rFonts w:ascii="Meiryo UI" w:eastAsia="Meiryo UI" w:hAnsi="Meiryo UI" w:cs="DengXian" w:hint="eastAsia"/>
            <w:kern w:val="0"/>
            <w:sz w:val="21"/>
            <w:szCs w:val="21"/>
            <w:lang w:eastAsia="ja-JP"/>
            <w14:ligatures w14:val="none"/>
          </w:rPr>
          <w:t>試薬が</w:t>
        </w:r>
      </w:ins>
      <w:del w:id="232" w:author="Honda, Keiko" w:date="2026-09-23T11:38:00Z" w16du:dateUtc="2026-09-23T02:38:00Z">
        <w:r w:rsidDel="006104FB">
          <w:rPr>
            <w:rFonts w:ascii="Meiryo UI" w:eastAsia="Meiryo UI" w:hAnsi="Meiryo UI" w:cs="DengXian" w:hint="eastAsia"/>
            <w:kern w:val="0"/>
            <w:sz w:val="21"/>
            <w:szCs w:val="21"/>
            <w:lang w:eastAsia="ja-JP"/>
            <w14:ligatures w14:val="none"/>
          </w:rPr>
          <w:delText>試験紙パッドが並んでおり</w:delText>
        </w:r>
      </w:del>
      <w:ins w:id="233" w:author="Honda, Keiko" w:date="2026-09-23T11:38:00Z" w16du:dateUtc="2026-09-23T02:38:00Z">
        <w:r w:rsidR="006104FB">
          <w:rPr>
            <w:rFonts w:ascii="Meiryo UI" w:eastAsia="Meiryo UI" w:hAnsi="Meiryo UI" w:cs="DengXian" w:hint="eastAsia"/>
            <w:kern w:val="0"/>
            <w:sz w:val="21"/>
            <w:szCs w:val="21"/>
            <w:lang w:eastAsia="ja-JP"/>
            <w14:ligatures w14:val="none"/>
          </w:rPr>
          <w:t>入っており</w:t>
        </w:r>
      </w:ins>
      <w:r>
        <w:rPr>
          <w:rFonts w:ascii="Meiryo UI" w:eastAsia="Meiryo UI" w:hAnsi="Meiryo UI" w:cs="DengXian" w:hint="eastAsia"/>
          <w:kern w:val="0"/>
          <w:sz w:val="21"/>
          <w:szCs w:val="21"/>
          <w:lang w:eastAsia="ja-JP"/>
          <w14:ligatures w14:val="none"/>
        </w:rPr>
        <w:t>、</w:t>
      </w:r>
      <w:ins w:id="234" w:author="Honda, Keiko" w:date="2026-09-23T11:38:00Z" w16du:dateUtc="2026-09-23T02:38:00Z">
        <w:r w:rsidR="006104FB">
          <w:rPr>
            <w:rFonts w:ascii="Meiryo UI" w:eastAsia="Meiryo UI" w:hAnsi="Meiryo UI" w:cs="DengXian" w:hint="eastAsia"/>
            <w:kern w:val="0"/>
            <w:sz w:val="21"/>
            <w:szCs w:val="21"/>
            <w:lang w:eastAsia="ja-JP"/>
            <w14:ligatures w14:val="none"/>
          </w:rPr>
          <w:t>それぞれの試薬の</w:t>
        </w:r>
      </w:ins>
      <w:r>
        <w:rPr>
          <w:rFonts w:ascii="Meiryo UI" w:eastAsia="Meiryo UI" w:hAnsi="Meiryo UI" w:cs="DengXian" w:hint="eastAsia"/>
          <w:kern w:val="0"/>
          <w:sz w:val="21"/>
          <w:szCs w:val="21"/>
          <w:lang w:eastAsia="ja-JP"/>
          <w14:ligatures w14:val="none"/>
        </w:rPr>
        <w:t>測定原理・測定性能</w:t>
      </w:r>
      <w:del w:id="235" w:author="Honda, Keiko" w:date="2026-09-23T11:39:00Z" w16du:dateUtc="2026-09-23T02:39:00Z">
        <w:r w:rsidDel="006104FB">
          <w:rPr>
            <w:rFonts w:ascii="Meiryo UI" w:eastAsia="Meiryo UI" w:hAnsi="Meiryo UI" w:cs="DengXian" w:hint="eastAsia"/>
            <w:kern w:val="0"/>
            <w:sz w:val="21"/>
            <w:szCs w:val="21"/>
            <w:lang w:eastAsia="ja-JP"/>
            <w14:ligatures w14:val="none"/>
          </w:rPr>
          <w:delText>として</w:delText>
        </w:r>
      </w:del>
      <w:r>
        <w:rPr>
          <w:rFonts w:ascii="Meiryo UI" w:eastAsia="Meiryo UI" w:hAnsi="Meiryo UI" w:cs="DengXian" w:hint="eastAsia"/>
          <w:kern w:val="0"/>
          <w:sz w:val="21"/>
          <w:szCs w:val="21"/>
          <w:lang w:eastAsia="ja-JP"/>
          <w14:ligatures w14:val="none"/>
        </w:rPr>
        <w:t>は単品の試験紙と同じである。（JLACセンター 内山田）</w:t>
      </w:r>
    </w:p>
    <w:p w14:paraId="6316FBBE" w14:textId="779306A9" w:rsidR="00E110A5" w:rsidRDefault="00E110A5" w:rsidP="009C3129">
      <w:pPr>
        <w:pStyle w:val="a9"/>
        <w:numPr>
          <w:ilvl w:val="1"/>
          <w:numId w:val="17"/>
        </w:numPr>
        <w:spacing w:after="0" w:line="240" w:lineRule="auto"/>
        <w:rPr>
          <w:rFonts w:ascii="Meiryo UI" w:eastAsia="Meiryo UI" w:hAnsi="Meiryo UI" w:cs="DengXian"/>
          <w:kern w:val="0"/>
          <w:sz w:val="21"/>
          <w:szCs w:val="21"/>
          <w:lang w:eastAsia="ja-JP"/>
          <w14:ligatures w14:val="none"/>
        </w:rPr>
      </w:pPr>
      <w:r>
        <w:rPr>
          <w:rFonts w:ascii="Meiryo UI" w:eastAsia="Meiryo UI" w:hAnsi="Meiryo UI" w:cs="DengXian" w:hint="eastAsia"/>
          <w:kern w:val="0"/>
          <w:sz w:val="21"/>
          <w:szCs w:val="21"/>
          <w:lang w:eastAsia="ja-JP"/>
          <w14:ligatures w14:val="none"/>
        </w:rPr>
        <w:t>試薬の承認・認証番号</w:t>
      </w:r>
      <w:del w:id="236" w:author="Honda, Keiko" w:date="2026-09-23T11:39:00Z" w16du:dateUtc="2026-09-23T02:39:00Z">
        <w:r w:rsidDel="006104FB">
          <w:rPr>
            <w:rFonts w:ascii="Meiryo UI" w:eastAsia="Meiryo UI" w:hAnsi="Meiryo UI" w:cs="DengXian" w:hint="eastAsia"/>
            <w:kern w:val="0"/>
            <w:sz w:val="21"/>
            <w:szCs w:val="21"/>
            <w:lang w:eastAsia="ja-JP"/>
            <w14:ligatures w14:val="none"/>
          </w:rPr>
          <w:delText>の異同</w:delText>
        </w:r>
      </w:del>
      <w:r>
        <w:rPr>
          <w:rFonts w:ascii="Meiryo UI" w:eastAsia="Meiryo UI" w:hAnsi="Meiryo UI" w:cs="DengXian" w:hint="eastAsia"/>
          <w:kern w:val="0"/>
          <w:sz w:val="21"/>
          <w:szCs w:val="21"/>
          <w:lang w:eastAsia="ja-JP"/>
          <w14:ligatures w14:val="none"/>
        </w:rPr>
        <w:t>で区別してはどうか。（厚労省 長谷川）</w:t>
      </w:r>
    </w:p>
    <w:p w14:paraId="504073F2" w14:textId="5176595E" w:rsidR="00BD6E87" w:rsidRDefault="005F3801" w:rsidP="009C3129">
      <w:pPr>
        <w:pStyle w:val="a9"/>
        <w:numPr>
          <w:ilvl w:val="1"/>
          <w:numId w:val="17"/>
        </w:numPr>
        <w:spacing w:after="0" w:line="240" w:lineRule="auto"/>
        <w:rPr>
          <w:rFonts w:ascii="Meiryo UI" w:eastAsia="Meiryo UI" w:hAnsi="Meiryo UI" w:cs="DengXian"/>
          <w:kern w:val="0"/>
          <w:sz w:val="21"/>
          <w:szCs w:val="21"/>
          <w:lang w:eastAsia="ja-JP"/>
          <w14:ligatures w14:val="none"/>
        </w:rPr>
      </w:pPr>
      <w:r>
        <w:rPr>
          <w:rFonts w:ascii="Meiryo UI" w:eastAsia="Meiryo UI" w:hAnsi="Meiryo UI" w:cs="DengXian" w:hint="eastAsia"/>
          <w:kern w:val="0"/>
          <w:sz w:val="21"/>
          <w:szCs w:val="21"/>
          <w:lang w:eastAsia="ja-JP"/>
          <w14:ligatures w14:val="none"/>
        </w:rPr>
        <w:t>例に挙げた</w:t>
      </w:r>
      <w:ins w:id="237" w:author="Honda, Keiko" w:date="2026-09-23T11:39:00Z" w16du:dateUtc="2026-09-23T02:39:00Z">
        <w:r w:rsidR="006104FB">
          <w:rPr>
            <w:rFonts w:ascii="Meiryo UI" w:eastAsia="Meiryo UI" w:hAnsi="Meiryo UI" w:cs="DengXian" w:hint="eastAsia"/>
            <w:kern w:val="0"/>
            <w:sz w:val="21"/>
            <w:szCs w:val="21"/>
            <w:lang w:eastAsia="ja-JP"/>
            <w14:ligatures w14:val="none"/>
          </w:rPr>
          <w:t>「</w:t>
        </w:r>
      </w:ins>
      <w:r>
        <w:rPr>
          <w:rFonts w:ascii="Meiryo UI" w:eastAsia="Meiryo UI" w:hAnsi="Meiryo UI" w:cs="DengXian" w:hint="eastAsia"/>
          <w:kern w:val="0"/>
          <w:sz w:val="21"/>
          <w:szCs w:val="21"/>
          <w:lang w:eastAsia="ja-JP"/>
          <w14:ligatures w14:val="none"/>
        </w:rPr>
        <w:t>スポットケム D 肝機能</w:t>
      </w:r>
      <w:ins w:id="238" w:author="Honda, Keiko" w:date="2026-09-23T11:39:00Z" w16du:dateUtc="2026-09-23T02:39:00Z">
        <w:r w:rsidR="006104FB">
          <w:rPr>
            <w:rFonts w:ascii="Meiryo UI" w:eastAsia="Meiryo UI" w:hAnsi="Meiryo UI" w:cs="DengXian" w:hint="eastAsia"/>
            <w:kern w:val="0"/>
            <w:sz w:val="21"/>
            <w:szCs w:val="21"/>
            <w:lang w:eastAsia="ja-JP"/>
            <w14:ligatures w14:val="none"/>
          </w:rPr>
          <w:t>」</w:t>
        </w:r>
      </w:ins>
      <w:del w:id="239" w:author="Honda, Keiko" w:date="2026-09-23T11:39:00Z" w16du:dateUtc="2026-09-23T02:39:00Z">
        <w:r w:rsidDel="006104FB">
          <w:rPr>
            <w:rFonts w:ascii="Meiryo UI" w:eastAsia="Meiryo UI" w:hAnsi="Meiryo UI" w:cs="DengXian" w:hint="eastAsia"/>
            <w:kern w:val="0"/>
            <w:sz w:val="21"/>
            <w:szCs w:val="21"/>
            <w:lang w:eastAsia="ja-JP"/>
            <w14:ligatures w14:val="none"/>
          </w:rPr>
          <w:delText>について</w:delText>
        </w:r>
      </w:del>
      <w:r>
        <w:rPr>
          <w:rFonts w:ascii="Meiryo UI" w:eastAsia="Meiryo UI" w:hAnsi="Meiryo UI" w:cs="DengXian" w:hint="eastAsia"/>
          <w:kern w:val="0"/>
          <w:sz w:val="21"/>
          <w:szCs w:val="21"/>
          <w:lang w:eastAsia="ja-JP"/>
          <w14:ligatures w14:val="none"/>
        </w:rPr>
        <w:t>は、</w:t>
      </w:r>
      <w:ins w:id="240" w:author="Honda, Keiko" w:date="2026-09-23T11:39:00Z" w16du:dateUtc="2026-09-23T02:39:00Z">
        <w:r w:rsidR="006104FB">
          <w:rPr>
            <w:rFonts w:ascii="Meiryo UI" w:eastAsia="Meiryo UI" w:hAnsi="Meiryo UI" w:cs="DengXian" w:hint="eastAsia"/>
            <w:kern w:val="0"/>
            <w:sz w:val="21"/>
            <w:szCs w:val="21"/>
            <w:lang w:eastAsia="ja-JP"/>
            <w14:ligatures w14:val="none"/>
          </w:rPr>
          <w:t>パッケージ製品</w:t>
        </w:r>
      </w:ins>
      <w:del w:id="241" w:author="Honda, Keiko" w:date="2026-09-23T11:39:00Z" w16du:dateUtc="2026-09-23T02:39:00Z">
        <w:r w:rsidDel="006104FB">
          <w:rPr>
            <w:rFonts w:ascii="Meiryo UI" w:eastAsia="Meiryo UI" w:hAnsi="Meiryo UI" w:cs="DengXian" w:hint="eastAsia"/>
            <w:kern w:val="0"/>
            <w:sz w:val="21"/>
            <w:szCs w:val="21"/>
            <w:lang w:eastAsia="ja-JP"/>
            <w14:ligatures w14:val="none"/>
          </w:rPr>
          <w:delText>セット品</w:delText>
        </w:r>
      </w:del>
      <w:r>
        <w:rPr>
          <w:rFonts w:ascii="Meiryo UI" w:eastAsia="Meiryo UI" w:hAnsi="Meiryo UI" w:cs="DengXian" w:hint="eastAsia"/>
          <w:kern w:val="0"/>
          <w:sz w:val="21"/>
          <w:szCs w:val="21"/>
          <w:lang w:eastAsia="ja-JP"/>
          <w14:ligatures w14:val="none"/>
        </w:rPr>
        <w:t>・単品</w:t>
      </w:r>
      <w:ins w:id="242" w:author="Honda, Keiko" w:date="2026-09-23T11:39:00Z" w16du:dateUtc="2026-09-23T02:39:00Z">
        <w:r w:rsidR="006104FB">
          <w:rPr>
            <w:rFonts w:ascii="Meiryo UI" w:eastAsia="Meiryo UI" w:hAnsi="Meiryo UI" w:cs="DengXian" w:hint="eastAsia"/>
            <w:kern w:val="0"/>
            <w:sz w:val="21"/>
            <w:szCs w:val="21"/>
            <w:lang w:eastAsia="ja-JP"/>
            <w14:ligatures w14:val="none"/>
          </w:rPr>
          <w:t>ともに</w:t>
        </w:r>
      </w:ins>
      <w:del w:id="243" w:author="Honda, Keiko" w:date="2026-09-23T11:39:00Z" w16du:dateUtc="2026-09-23T02:39:00Z">
        <w:r w:rsidDel="006104FB">
          <w:rPr>
            <w:rFonts w:ascii="Meiryo UI" w:eastAsia="Meiryo UI" w:hAnsi="Meiryo UI" w:cs="DengXian" w:hint="eastAsia"/>
            <w:kern w:val="0"/>
            <w:sz w:val="21"/>
            <w:szCs w:val="21"/>
            <w:lang w:eastAsia="ja-JP"/>
            <w14:ligatures w14:val="none"/>
          </w:rPr>
          <w:delText>すべての</w:delText>
        </w:r>
      </w:del>
      <w:r>
        <w:rPr>
          <w:rFonts w:ascii="Meiryo UI" w:eastAsia="Meiryo UI" w:hAnsi="Meiryo UI" w:cs="DengXian" w:hint="eastAsia"/>
          <w:kern w:val="0"/>
          <w:sz w:val="21"/>
          <w:szCs w:val="21"/>
          <w:lang w:eastAsia="ja-JP"/>
          <w14:ligatures w14:val="none"/>
        </w:rPr>
        <w:t>承認・認証番号が同一</w:t>
      </w:r>
      <w:ins w:id="244" w:author="Honda, Keiko" w:date="2026-09-23T11:40:00Z" w16du:dateUtc="2026-09-23T02:40:00Z">
        <w:r w:rsidR="006104FB">
          <w:rPr>
            <w:rFonts w:ascii="Meiryo UI" w:eastAsia="Meiryo UI" w:hAnsi="Meiryo UI" w:cs="DengXian" w:hint="eastAsia"/>
            <w:kern w:val="0"/>
            <w:sz w:val="21"/>
            <w:szCs w:val="21"/>
            <w:lang w:eastAsia="ja-JP"/>
            <w14:ligatures w14:val="none"/>
          </w:rPr>
          <w:t>である</w:t>
        </w:r>
      </w:ins>
      <w:del w:id="245" w:author="Honda, Keiko" w:date="2026-09-23T11:40:00Z" w16du:dateUtc="2026-09-23T02:40:00Z">
        <w:r w:rsidDel="006104FB">
          <w:rPr>
            <w:rFonts w:ascii="Meiryo UI" w:eastAsia="Meiryo UI" w:hAnsi="Meiryo UI" w:cs="DengXian" w:hint="eastAsia"/>
            <w:kern w:val="0"/>
            <w:sz w:val="21"/>
            <w:szCs w:val="21"/>
            <w:lang w:eastAsia="ja-JP"/>
            <w14:ligatures w14:val="none"/>
          </w:rPr>
          <w:delText>となっている</w:delText>
        </w:r>
      </w:del>
      <w:r>
        <w:rPr>
          <w:rFonts w:ascii="Meiryo UI" w:eastAsia="Meiryo UI" w:hAnsi="Meiryo UI" w:cs="DengXian" w:hint="eastAsia"/>
          <w:kern w:val="0"/>
          <w:sz w:val="21"/>
          <w:szCs w:val="21"/>
          <w:lang w:eastAsia="ja-JP"/>
          <w14:ligatures w14:val="none"/>
        </w:rPr>
        <w:t>。</w:t>
      </w:r>
      <w:del w:id="246" w:author="Honda, Keiko" w:date="2026-09-23T11:40:00Z" w16du:dateUtc="2026-09-23T02:40:00Z">
        <w:r w:rsidDel="006104FB">
          <w:rPr>
            <w:rFonts w:ascii="Meiryo UI" w:eastAsia="Meiryo UI" w:hAnsi="Meiryo UI" w:cs="DengXian" w:hint="eastAsia"/>
            <w:kern w:val="0"/>
            <w:sz w:val="21"/>
            <w:szCs w:val="21"/>
            <w:lang w:eastAsia="ja-JP"/>
            <w14:ligatures w14:val="none"/>
          </w:rPr>
          <w:delText>JLACセンターは製品情報には精通しておらず、届出番号等も確認しながら整理を行っており、時間を要している。</w:delText>
        </w:r>
      </w:del>
      <w:r>
        <w:rPr>
          <w:rFonts w:ascii="Meiryo UI" w:eastAsia="Meiryo UI" w:hAnsi="Meiryo UI" w:cs="DengXian" w:hint="eastAsia"/>
          <w:kern w:val="0"/>
          <w:sz w:val="21"/>
          <w:szCs w:val="21"/>
          <w:lang w:eastAsia="ja-JP"/>
          <w14:ligatures w14:val="none"/>
        </w:rPr>
        <w:t>（JLACセンター 内山田）</w:t>
      </w:r>
    </w:p>
    <w:p w14:paraId="5B8A2B5E" w14:textId="0E1ECF42" w:rsidR="0057596E" w:rsidRPr="008B71D8" w:rsidRDefault="00B071F5">
      <w:pPr>
        <w:pStyle w:val="a9"/>
        <w:spacing w:after="0" w:line="240" w:lineRule="auto"/>
        <w:ind w:left="880"/>
        <w:rPr>
          <w:rFonts w:ascii="Meiryo UI" w:eastAsia="Meiryo UI" w:hAnsi="Meiryo UI" w:cs="DengXian"/>
          <w:b/>
          <w:bCs/>
          <w:kern w:val="0"/>
          <w:sz w:val="21"/>
          <w:szCs w:val="21"/>
          <w:lang w:eastAsia="ja-JP"/>
          <w14:ligatures w14:val="none"/>
        </w:rPr>
        <w:pPrChange w:id="247" w:author="Honda, Keiko" w:date="2026-09-23T11:21:00Z" w16du:dateUtc="2026-09-23T02:21:00Z">
          <w:pPr>
            <w:pStyle w:val="a9"/>
            <w:numPr>
              <w:ilvl w:val="1"/>
              <w:numId w:val="17"/>
            </w:numPr>
            <w:spacing w:after="0" w:line="240" w:lineRule="auto"/>
            <w:ind w:left="880" w:hanging="440"/>
          </w:pPr>
        </w:pPrChange>
      </w:pPr>
      <w:del w:id="248" w:author="Honda, Keiko" w:date="2026-09-23T11:21:00Z" w16du:dateUtc="2026-09-23T02:21:00Z">
        <w:r w:rsidDel="008106A5">
          <w:rPr>
            <w:rFonts w:ascii="Meiryo UI" w:eastAsia="Meiryo UI" w:hAnsi="Meiryo UI" w:cs="DengXian" w:hint="eastAsia"/>
            <w:kern w:val="0"/>
            <w:sz w:val="21"/>
            <w:szCs w:val="21"/>
            <w:lang w:eastAsia="ja-JP"/>
            <w14:ligatures w14:val="none"/>
          </w:rPr>
          <w:delText>検討状況について承知した。（アクセンチュア 本田）</w:delText>
        </w:r>
      </w:del>
    </w:p>
    <w:p w14:paraId="3D336107" w14:textId="4FDEC00C" w:rsidR="008B71D8" w:rsidRDefault="008B71D8" w:rsidP="008B71D8">
      <w:pPr>
        <w:pStyle w:val="a9"/>
        <w:numPr>
          <w:ilvl w:val="0"/>
          <w:numId w:val="17"/>
        </w:numPr>
        <w:spacing w:after="0" w:line="240" w:lineRule="auto"/>
        <w:rPr>
          <w:rFonts w:ascii="Meiryo UI" w:eastAsia="Meiryo UI" w:hAnsi="Meiryo UI" w:cs="DengXian"/>
          <w:kern w:val="0"/>
          <w:sz w:val="21"/>
          <w:szCs w:val="21"/>
          <w:lang w:eastAsia="ja-JP"/>
          <w14:ligatures w14:val="none"/>
        </w:rPr>
      </w:pPr>
      <w:r>
        <w:rPr>
          <w:rFonts w:ascii="Meiryo UI" w:eastAsia="Meiryo UI" w:hAnsi="Meiryo UI" w:cs="DengXian" w:hint="eastAsia"/>
          <w:kern w:val="0"/>
          <w:sz w:val="21"/>
          <w:szCs w:val="21"/>
          <w:lang w:eastAsia="ja-JP"/>
          <w14:ligatures w14:val="none"/>
        </w:rPr>
        <w:t>43+5項目のうち見直しが未完了のコードについて、10月</w:t>
      </w:r>
      <w:del w:id="249" w:author="Honda, Keiko" w:date="2026-09-23T11:40:00Z" w16du:dateUtc="2026-09-23T02:40:00Z">
        <w:r w:rsidDel="006104FB">
          <w:rPr>
            <w:rFonts w:ascii="Meiryo UI" w:eastAsia="Meiryo UI" w:hAnsi="Meiryo UI" w:cs="DengXian" w:hint="eastAsia"/>
            <w:kern w:val="0"/>
            <w:sz w:val="21"/>
            <w:szCs w:val="21"/>
            <w:lang w:eastAsia="ja-JP"/>
            <w14:ligatures w14:val="none"/>
          </w:rPr>
          <w:delText>の</w:delText>
        </w:r>
      </w:del>
      <w:r>
        <w:rPr>
          <w:rFonts w:ascii="Meiryo UI" w:eastAsia="Meiryo UI" w:hAnsi="Meiryo UI" w:cs="DengXian" w:hint="eastAsia"/>
          <w:kern w:val="0"/>
          <w:sz w:val="21"/>
          <w:szCs w:val="21"/>
          <w:lang w:eastAsia="ja-JP"/>
          <w14:ligatures w14:val="none"/>
        </w:rPr>
        <w:t>更新</w:t>
      </w:r>
      <w:ins w:id="250" w:author="Honda, Keiko" w:date="2026-09-23T11:40:00Z" w16du:dateUtc="2026-09-23T02:40:00Z">
        <w:r w:rsidR="006104FB">
          <w:rPr>
            <w:rFonts w:ascii="Meiryo UI" w:eastAsia="Meiryo UI" w:hAnsi="Meiryo UI" w:cs="DengXian" w:hint="eastAsia"/>
            <w:kern w:val="0"/>
            <w:sz w:val="21"/>
            <w:szCs w:val="21"/>
            <w:lang w:eastAsia="ja-JP"/>
            <w14:ligatures w14:val="none"/>
          </w:rPr>
          <w:t>版に含めていただくことは</w:t>
        </w:r>
      </w:ins>
      <w:del w:id="251" w:author="Honda, Keiko" w:date="2026-09-23T11:40:00Z" w16du:dateUtc="2026-09-23T02:40:00Z">
        <w:r w:rsidDel="006104FB">
          <w:rPr>
            <w:rFonts w:ascii="Meiryo UI" w:eastAsia="Meiryo UI" w:hAnsi="Meiryo UI" w:cs="DengXian" w:hint="eastAsia"/>
            <w:kern w:val="0"/>
            <w:sz w:val="21"/>
            <w:szCs w:val="21"/>
            <w:lang w:eastAsia="ja-JP"/>
            <w14:ligatures w14:val="none"/>
          </w:rPr>
          <w:delText>時までに対応いただくことは</w:delText>
        </w:r>
      </w:del>
      <w:r>
        <w:rPr>
          <w:rFonts w:ascii="Meiryo UI" w:eastAsia="Meiryo UI" w:hAnsi="Meiryo UI" w:cs="DengXian" w:hint="eastAsia"/>
          <w:kern w:val="0"/>
          <w:sz w:val="21"/>
          <w:szCs w:val="21"/>
          <w:lang w:eastAsia="ja-JP"/>
          <w14:ligatures w14:val="none"/>
        </w:rPr>
        <w:t>可能か。（アクセンチュア 本田）</w:t>
      </w:r>
    </w:p>
    <w:p w14:paraId="771E1691" w14:textId="7E658C1E" w:rsidR="008B71D8" w:rsidDel="00A3518A" w:rsidRDefault="006104FB" w:rsidP="008B71D8">
      <w:pPr>
        <w:pStyle w:val="a9"/>
        <w:numPr>
          <w:ilvl w:val="1"/>
          <w:numId w:val="17"/>
        </w:numPr>
        <w:spacing w:after="0" w:line="240" w:lineRule="auto"/>
        <w:rPr>
          <w:del w:id="252" w:author="Honda, Keiko" w:date="2026-09-23T11:49:00Z" w16du:dateUtc="2026-09-23T02:49:00Z"/>
          <w:rFonts w:ascii="Meiryo UI" w:eastAsia="Meiryo UI" w:hAnsi="Meiryo UI" w:cs="DengXian"/>
          <w:kern w:val="0"/>
          <w:sz w:val="21"/>
          <w:szCs w:val="21"/>
          <w:lang w:eastAsia="ja-JP"/>
          <w14:ligatures w14:val="none"/>
        </w:rPr>
      </w:pPr>
      <w:ins w:id="253" w:author="Honda, Keiko" w:date="2026-09-23T11:41:00Z" w16du:dateUtc="2026-09-23T02:41:00Z">
        <w:r>
          <w:rPr>
            <w:rFonts w:ascii="Meiryo UI" w:eastAsia="Meiryo UI" w:hAnsi="Meiryo UI" w:cs="DengXian" w:hint="eastAsia"/>
            <w:kern w:val="0"/>
            <w:sz w:val="21"/>
            <w:szCs w:val="21"/>
            <w:lang w:eastAsia="ja-JP"/>
            <w14:ligatures w14:val="none"/>
          </w:rPr>
          <w:t>43+5項目の見直しは</w:t>
        </w:r>
      </w:ins>
      <w:ins w:id="254" w:author="Honda, Keiko" w:date="2026-09-23T11:42:00Z" w16du:dateUtc="2026-09-23T02:42:00Z">
        <w:r>
          <w:rPr>
            <w:rFonts w:ascii="Meiryo UI" w:eastAsia="Meiryo UI" w:hAnsi="Meiryo UI" w:cs="DengXian" w:hint="eastAsia"/>
            <w:kern w:val="0"/>
            <w:sz w:val="21"/>
            <w:szCs w:val="21"/>
            <w:lang w:eastAsia="ja-JP"/>
            <w14:ligatures w14:val="none"/>
          </w:rPr>
          <w:t>完了しているため、改めて連携漏れがないか確認し、</w:t>
        </w:r>
      </w:ins>
      <w:del w:id="255" w:author="Honda, Keiko" w:date="2026-09-23T11:42:00Z" w16du:dateUtc="2026-09-23T02:42:00Z">
        <w:r w:rsidR="000976F4" w:rsidDel="006104FB">
          <w:rPr>
            <w:rFonts w:ascii="Meiryo UI" w:eastAsia="Meiryo UI" w:hAnsi="Meiryo UI" w:cs="DengXian" w:hint="eastAsia"/>
            <w:kern w:val="0"/>
            <w:sz w:val="21"/>
            <w:szCs w:val="21"/>
            <w:lang w:eastAsia="ja-JP"/>
            <w14:ligatures w14:val="none"/>
          </w:rPr>
          <w:delText>HCV抗原アボット</w:delText>
        </w:r>
      </w:del>
      <w:del w:id="256" w:author="Honda, Keiko" w:date="2026-09-23T11:41:00Z" w16du:dateUtc="2026-09-23T02:41:00Z">
        <w:r w:rsidR="000976F4" w:rsidDel="006104FB">
          <w:rPr>
            <w:rFonts w:ascii="Meiryo UI" w:eastAsia="Meiryo UI" w:hAnsi="Meiryo UI" w:cs="DengXian" w:hint="eastAsia"/>
            <w:kern w:val="0"/>
            <w:sz w:val="21"/>
            <w:szCs w:val="21"/>
            <w:lang w:eastAsia="ja-JP"/>
            <w14:ligatures w14:val="none"/>
          </w:rPr>
          <w:delText>等、測定法コードが誤っているコードについて</w:delText>
        </w:r>
      </w:del>
      <w:del w:id="257" w:author="Honda, Keiko" w:date="2026-09-23T11:42:00Z" w16du:dateUtc="2026-09-23T02:42:00Z">
        <w:r w:rsidR="000976F4" w:rsidDel="006104FB">
          <w:rPr>
            <w:rFonts w:ascii="Meiryo UI" w:eastAsia="Meiryo UI" w:hAnsi="Meiryo UI" w:cs="DengXian" w:hint="eastAsia"/>
            <w:kern w:val="0"/>
            <w:sz w:val="21"/>
            <w:szCs w:val="21"/>
            <w:lang w:eastAsia="ja-JP"/>
            <w14:ligatures w14:val="none"/>
          </w:rPr>
          <w:delText>は、確認済みのコードを</w:delText>
        </w:r>
      </w:del>
      <w:r w:rsidR="000976F4">
        <w:rPr>
          <w:rFonts w:ascii="Meiryo UI" w:eastAsia="Meiryo UI" w:hAnsi="Meiryo UI" w:cs="DengXian" w:hint="eastAsia"/>
          <w:kern w:val="0"/>
          <w:sz w:val="21"/>
          <w:szCs w:val="21"/>
          <w:lang w:eastAsia="ja-JP"/>
          <w14:ligatures w14:val="none"/>
        </w:rPr>
        <w:t>10月</w:t>
      </w:r>
      <w:ins w:id="258" w:author="Honda, Keiko" w:date="2026-09-23T11:42:00Z" w16du:dateUtc="2026-09-23T02:42:00Z">
        <w:r>
          <w:rPr>
            <w:rFonts w:ascii="Meiryo UI" w:eastAsia="Meiryo UI" w:hAnsi="Meiryo UI" w:cs="DengXian" w:hint="eastAsia"/>
            <w:kern w:val="0"/>
            <w:sz w:val="21"/>
            <w:szCs w:val="21"/>
            <w:lang w:eastAsia="ja-JP"/>
            <w14:ligatures w14:val="none"/>
          </w:rPr>
          <w:t>更新版に含める</w:t>
        </w:r>
      </w:ins>
      <w:del w:id="259" w:author="Honda, Keiko" w:date="2026-09-23T11:42:00Z" w16du:dateUtc="2026-09-23T02:42:00Z">
        <w:r w:rsidR="000976F4" w:rsidDel="006104FB">
          <w:rPr>
            <w:rFonts w:ascii="Meiryo UI" w:eastAsia="Meiryo UI" w:hAnsi="Meiryo UI" w:cs="DengXian" w:hint="eastAsia"/>
            <w:kern w:val="0"/>
            <w:sz w:val="21"/>
            <w:szCs w:val="21"/>
            <w:lang w:eastAsia="ja-JP"/>
            <w14:ligatures w14:val="none"/>
          </w:rPr>
          <w:delText>版にて連携する</w:delText>
        </w:r>
      </w:del>
      <w:r w:rsidR="000976F4">
        <w:rPr>
          <w:rFonts w:ascii="Meiryo UI" w:eastAsia="Meiryo UI" w:hAnsi="Meiryo UI" w:cs="DengXian" w:hint="eastAsia"/>
          <w:kern w:val="0"/>
          <w:sz w:val="21"/>
          <w:szCs w:val="21"/>
          <w:lang w:eastAsia="ja-JP"/>
          <w14:ligatures w14:val="none"/>
        </w:rPr>
        <w:t>。</w:t>
      </w:r>
      <w:del w:id="260" w:author="Honda, Keiko" w:date="2026-09-23T11:42:00Z" w16du:dateUtc="2026-09-23T02:42:00Z">
        <w:r w:rsidR="008B71D8" w:rsidDel="006104FB">
          <w:rPr>
            <w:rFonts w:ascii="Meiryo UI" w:eastAsia="Meiryo UI" w:hAnsi="Meiryo UI" w:cs="DengXian"/>
            <w:kern w:val="0"/>
            <w:sz w:val="21"/>
            <w:szCs w:val="21"/>
            <w:lang w:eastAsia="ja-JP"/>
            <w14:ligatures w14:val="none"/>
          </w:rPr>
          <w:br/>
        </w:r>
      </w:del>
      <w:ins w:id="261" w:author="Honda, Keiko" w:date="2026-09-23T11:41:00Z" w16du:dateUtc="2026-09-23T02:41:00Z">
        <w:r>
          <w:rPr>
            <w:rFonts w:ascii="Meiryo UI" w:eastAsia="Meiryo UI" w:hAnsi="Meiryo UI" w:cs="DengXian" w:hint="eastAsia"/>
            <w:kern w:val="0"/>
            <w:sz w:val="21"/>
            <w:szCs w:val="21"/>
            <w:lang w:eastAsia="ja-JP"/>
            <w14:ligatures w14:val="none"/>
          </w:rPr>
          <w:t>なお、</w:t>
        </w:r>
      </w:ins>
      <w:ins w:id="262" w:author="Honda, Keiko" w:date="2026-09-23T11:42:00Z" w16du:dateUtc="2026-09-23T02:42:00Z">
        <w:r>
          <w:rPr>
            <w:rFonts w:ascii="Meiryo UI" w:eastAsia="Meiryo UI" w:hAnsi="Meiryo UI" w:cs="DengXian" w:hint="eastAsia"/>
            <w:kern w:val="0"/>
            <w:sz w:val="21"/>
            <w:szCs w:val="21"/>
            <w:lang w:eastAsia="ja-JP"/>
            <w14:ligatures w14:val="none"/>
          </w:rPr>
          <w:t>8/18の打ち合わせにて依頼を受領した、</w:t>
        </w:r>
      </w:ins>
      <w:r w:rsidR="008B71D8">
        <w:rPr>
          <w:rFonts w:ascii="Meiryo UI" w:eastAsia="Meiryo UI" w:hAnsi="Meiryo UI" w:cs="DengXian" w:hint="eastAsia"/>
          <w:kern w:val="0"/>
          <w:sz w:val="21"/>
          <w:szCs w:val="21"/>
          <w:lang w:eastAsia="ja-JP"/>
          <w14:ligatures w14:val="none"/>
        </w:rPr>
        <w:t>販売</w:t>
      </w:r>
      <w:del w:id="263" w:author="Honda, Keiko" w:date="2026-09-23T11:47:00Z" w16du:dateUtc="2026-09-23T02:47:00Z">
        <w:r w:rsidR="008B71D8" w:rsidDel="00A3518A">
          <w:rPr>
            <w:rFonts w:ascii="Meiryo UI" w:eastAsia="Meiryo UI" w:hAnsi="Meiryo UI" w:cs="DengXian" w:hint="eastAsia"/>
            <w:kern w:val="0"/>
            <w:sz w:val="21"/>
            <w:szCs w:val="21"/>
            <w:lang w:eastAsia="ja-JP"/>
            <w14:ligatures w14:val="none"/>
          </w:rPr>
          <w:delText>が</w:delText>
        </w:r>
      </w:del>
      <w:r w:rsidR="008B71D8">
        <w:rPr>
          <w:rFonts w:ascii="Meiryo UI" w:eastAsia="Meiryo UI" w:hAnsi="Meiryo UI" w:cs="DengXian" w:hint="eastAsia"/>
          <w:kern w:val="0"/>
          <w:sz w:val="21"/>
          <w:szCs w:val="21"/>
          <w:lang w:eastAsia="ja-JP"/>
          <w14:ligatures w14:val="none"/>
        </w:rPr>
        <w:t>終了している</w:t>
      </w:r>
      <w:ins w:id="264" w:author="Honda, Keiko" w:date="2026-09-23T11:48:00Z" w16du:dateUtc="2026-09-23T02:48:00Z">
        <w:r w:rsidR="00A3518A">
          <w:rPr>
            <w:rFonts w:ascii="Meiryo UI" w:eastAsia="Meiryo UI" w:hAnsi="Meiryo UI" w:cs="DengXian" w:hint="eastAsia"/>
            <w:kern w:val="0"/>
            <w:sz w:val="21"/>
            <w:szCs w:val="21"/>
            <w:lang w:eastAsia="ja-JP"/>
            <w14:ligatures w14:val="none"/>
          </w:rPr>
          <w:t>試薬のJLAC11第1,2,3,5要素コードについても、</w:t>
        </w:r>
      </w:ins>
      <w:del w:id="265" w:author="Honda, Keiko" w:date="2026-09-23T11:48:00Z" w16du:dateUtc="2026-09-23T02:48:00Z">
        <w:r w:rsidR="008B71D8" w:rsidDel="00A3518A">
          <w:rPr>
            <w:rFonts w:ascii="Meiryo UI" w:eastAsia="Meiryo UI" w:hAnsi="Meiryo UI" w:cs="DengXian" w:hint="eastAsia"/>
            <w:kern w:val="0"/>
            <w:sz w:val="21"/>
            <w:szCs w:val="21"/>
            <w:lang w:eastAsia="ja-JP"/>
            <w14:ligatures w14:val="none"/>
          </w:rPr>
          <w:delText>ものの添付文書はPMDA上に公開されている試薬のコードについても、</w:delText>
        </w:r>
      </w:del>
      <w:r w:rsidR="008B71D8">
        <w:rPr>
          <w:rFonts w:ascii="Meiryo UI" w:eastAsia="Meiryo UI" w:hAnsi="Meiryo UI" w:cs="DengXian" w:hint="eastAsia"/>
          <w:kern w:val="0"/>
          <w:sz w:val="21"/>
          <w:szCs w:val="21"/>
          <w:lang w:eastAsia="ja-JP"/>
          <w14:ligatures w14:val="none"/>
        </w:rPr>
        <w:t>現行の付番ルールに則り再</w:t>
      </w:r>
      <w:del w:id="266" w:author="Honda, Keiko" w:date="2026-09-23T11:48:00Z" w16du:dateUtc="2026-09-23T02:48:00Z">
        <w:r w:rsidR="008B71D8" w:rsidDel="00A3518A">
          <w:rPr>
            <w:rFonts w:ascii="Meiryo UI" w:eastAsia="Meiryo UI" w:hAnsi="Meiryo UI" w:cs="DengXian" w:hint="eastAsia"/>
            <w:kern w:val="0"/>
            <w:sz w:val="21"/>
            <w:szCs w:val="21"/>
            <w:lang w:eastAsia="ja-JP"/>
            <w14:ligatures w14:val="none"/>
          </w:rPr>
          <w:delText>付番</w:delText>
        </w:r>
      </w:del>
      <w:ins w:id="267" w:author="Honda, Keiko" w:date="2026-09-23T11:48:00Z" w16du:dateUtc="2026-09-23T02:48:00Z">
        <w:r w:rsidR="00A3518A">
          <w:rPr>
            <w:rFonts w:ascii="Meiryo UI" w:eastAsia="Meiryo UI" w:hAnsi="Meiryo UI" w:cs="DengXian" w:hint="eastAsia"/>
            <w:kern w:val="0"/>
            <w:sz w:val="21"/>
            <w:szCs w:val="21"/>
            <w:lang w:eastAsia="ja-JP"/>
            <w14:ligatures w14:val="none"/>
          </w:rPr>
          <w:t>採番</w:t>
        </w:r>
      </w:ins>
      <w:r w:rsidR="008B71D8">
        <w:rPr>
          <w:rFonts w:ascii="Meiryo UI" w:eastAsia="Meiryo UI" w:hAnsi="Meiryo UI" w:cs="DengXian" w:hint="eastAsia"/>
          <w:kern w:val="0"/>
          <w:sz w:val="21"/>
          <w:szCs w:val="21"/>
          <w:lang w:eastAsia="ja-JP"/>
          <w14:ligatures w14:val="none"/>
        </w:rPr>
        <w:t>し、</w:t>
      </w:r>
      <w:ins w:id="268" w:author="Honda, Keiko" w:date="2026-09-23T11:48:00Z" w16du:dateUtc="2026-09-23T02:48:00Z">
        <w:r w:rsidR="00A3518A">
          <w:rPr>
            <w:rFonts w:ascii="Meiryo UI" w:eastAsia="Meiryo UI" w:hAnsi="Meiryo UI" w:cs="DengXian" w:hint="eastAsia"/>
            <w:kern w:val="0"/>
            <w:sz w:val="21"/>
            <w:szCs w:val="21"/>
            <w:lang w:eastAsia="ja-JP"/>
            <w14:ligatures w14:val="none"/>
          </w:rPr>
          <w:t>10月更新版のJLACマスタ</w:t>
        </w:r>
      </w:ins>
      <w:ins w:id="269" w:author="Honda, Keiko" w:date="2026-09-23T11:49:00Z" w16du:dateUtc="2026-09-23T02:49:00Z">
        <w:r w:rsidR="00A3518A">
          <w:rPr>
            <w:rFonts w:ascii="Meiryo UI" w:eastAsia="Meiryo UI" w:hAnsi="Meiryo UI" w:cs="DengXian" w:hint="eastAsia"/>
            <w:kern w:val="0"/>
            <w:sz w:val="21"/>
            <w:szCs w:val="21"/>
            <w:lang w:eastAsia="ja-JP"/>
            <w14:ligatures w14:val="none"/>
          </w:rPr>
          <w:t>に掲載可能である。</w:t>
        </w:r>
      </w:ins>
      <w:del w:id="270" w:author="Honda, Keiko" w:date="2026-09-23T11:49:00Z" w16du:dateUtc="2026-09-23T02:49:00Z">
        <w:r w:rsidR="008B71D8" w:rsidDel="00A3518A">
          <w:rPr>
            <w:rFonts w:ascii="Meiryo UI" w:eastAsia="Meiryo UI" w:hAnsi="Meiryo UI" w:cs="DengXian" w:hint="eastAsia"/>
            <w:kern w:val="0"/>
            <w:sz w:val="21"/>
            <w:szCs w:val="21"/>
            <w:lang w:eastAsia="ja-JP"/>
            <w14:ligatures w14:val="none"/>
          </w:rPr>
          <w:delText>今月末までに審議が完了する見込みである。</w:delText>
        </w:r>
      </w:del>
      <w:r w:rsidR="008B71D8">
        <w:rPr>
          <w:rFonts w:ascii="Meiryo UI" w:eastAsia="Meiryo UI" w:hAnsi="Meiryo UI" w:cs="DengXian" w:hint="eastAsia"/>
          <w:kern w:val="0"/>
          <w:sz w:val="21"/>
          <w:szCs w:val="21"/>
          <w:lang w:eastAsia="ja-JP"/>
          <w14:ligatures w14:val="none"/>
        </w:rPr>
        <w:t>（JLACセンター 河井）</w:t>
      </w:r>
    </w:p>
    <w:p w14:paraId="65F5D800" w14:textId="5F65C942" w:rsidR="008B71D8" w:rsidRPr="00A3518A" w:rsidDel="00A3518A" w:rsidRDefault="008B71D8" w:rsidP="00B071F5">
      <w:pPr>
        <w:pStyle w:val="a9"/>
        <w:numPr>
          <w:ilvl w:val="1"/>
          <w:numId w:val="17"/>
        </w:numPr>
        <w:spacing w:after="0" w:line="240" w:lineRule="auto"/>
        <w:rPr>
          <w:del w:id="271" w:author="Honda, Keiko" w:date="2026-09-23T11:49:00Z" w16du:dateUtc="2026-09-23T02:49:00Z"/>
          <w:rFonts w:ascii="Meiryo UI" w:eastAsia="Meiryo UI" w:hAnsi="Meiryo UI" w:cs="DengXian"/>
          <w:b/>
          <w:bCs/>
          <w:kern w:val="0"/>
          <w:sz w:val="21"/>
          <w:szCs w:val="21"/>
          <w:lang w:eastAsia="ja-JP"/>
          <w14:ligatures w14:val="none"/>
          <w:rPrChange w:id="272" w:author="Honda, Keiko" w:date="2026-09-23T11:49:00Z" w16du:dateUtc="2026-09-23T02:49:00Z">
            <w:rPr>
              <w:del w:id="273" w:author="Honda, Keiko" w:date="2026-09-23T11:49:00Z" w16du:dateUtc="2026-09-23T02:49:00Z"/>
              <w:rFonts w:ascii="Meiryo UI" w:eastAsia="Meiryo UI" w:hAnsi="Meiryo UI"/>
              <w:b/>
              <w:color w:val="0070C0"/>
              <w:sz w:val="21"/>
              <w:szCs w:val="21"/>
              <w:lang w:eastAsia="ja-JP"/>
            </w:rPr>
          </w:rPrChange>
        </w:rPr>
      </w:pPr>
      <w:del w:id="274" w:author="Honda, Keiko" w:date="2026-09-23T11:49:00Z" w16du:dateUtc="2026-09-23T02:49:00Z">
        <w:r w:rsidRPr="00A3518A" w:rsidDel="00A3518A">
          <w:rPr>
            <w:rFonts w:ascii="Meiryo UI" w:eastAsia="Meiryo UI" w:hAnsi="Meiryo UI" w:cs="DengXian"/>
            <w:kern w:val="0"/>
            <w:sz w:val="21"/>
            <w:szCs w:val="21"/>
            <w:lang w:eastAsia="ja-JP"/>
            <w14:ligatures w14:val="none"/>
            <w:rPrChange w:id="275" w:author="Honda, Keiko" w:date="2026-09-23T11:49:00Z" w16du:dateUtc="2026-09-23T02:49:00Z">
              <w:rPr>
                <w:lang w:eastAsia="ja-JP"/>
              </w:rPr>
            </w:rPrChange>
          </w:rPr>
          <w:delText>43+5項目の見直し未完了のコードについては、確認済みのコードを10月1日提出のマスタに収載してご連携いただけるとのこと、承知した。</w:delText>
        </w:r>
      </w:del>
      <w:r w:rsidR="004F285F" w:rsidRPr="00A3518A">
        <w:rPr>
          <w:rFonts w:ascii="Meiryo UI" w:eastAsia="Meiryo UI" w:hAnsi="Meiryo UI" w:hint="eastAsia"/>
          <w:b/>
          <w:color w:val="0070C0"/>
          <w:sz w:val="21"/>
          <w:szCs w:val="21"/>
          <w:lang w:eastAsia="ja-JP"/>
          <w:rPrChange w:id="276" w:author="Honda, Keiko" w:date="2026-09-23T11:49:00Z" w16du:dateUtc="2026-09-23T02:49:00Z">
            <w:rPr>
              <w:rFonts w:hint="eastAsia"/>
              <w:b/>
              <w:color w:val="0070C0"/>
              <w:lang w:eastAsia="ja-JP"/>
            </w:rPr>
          </w:rPrChange>
        </w:rPr>
        <w:t>【★宿題】</w:t>
      </w:r>
      <w:del w:id="277" w:author="Honda, Keiko" w:date="2026-09-23T11:49:00Z" w16du:dateUtc="2026-09-23T02:49:00Z">
        <w:r w:rsidRPr="00A3518A" w:rsidDel="00A3518A">
          <w:rPr>
            <w:rFonts w:ascii="Meiryo UI" w:eastAsia="Meiryo UI" w:hAnsi="Meiryo UI" w:cs="DengXian" w:hint="eastAsia"/>
            <w:kern w:val="0"/>
            <w:sz w:val="21"/>
            <w:szCs w:val="21"/>
            <w:lang w:eastAsia="ja-JP"/>
            <w14:ligatures w14:val="none"/>
            <w:rPrChange w:id="278" w:author="Honda, Keiko" w:date="2026-09-23T11:49:00Z" w16du:dateUtc="2026-09-23T02:49:00Z">
              <w:rPr>
                <w:rFonts w:hint="eastAsia"/>
                <w:lang w:eastAsia="ja-JP"/>
              </w:rPr>
            </w:rPrChange>
          </w:rPr>
          <w:delText>（アクセンチュア</w:delText>
        </w:r>
        <w:r w:rsidRPr="00A3518A" w:rsidDel="00A3518A">
          <w:rPr>
            <w:rFonts w:ascii="Meiryo UI" w:eastAsia="Meiryo UI" w:hAnsi="Meiryo UI" w:cs="DengXian"/>
            <w:kern w:val="0"/>
            <w:sz w:val="21"/>
            <w:szCs w:val="21"/>
            <w:lang w:eastAsia="ja-JP"/>
            <w14:ligatures w14:val="none"/>
            <w:rPrChange w:id="279" w:author="Honda, Keiko" w:date="2026-09-23T11:49:00Z" w16du:dateUtc="2026-09-23T02:49:00Z">
              <w:rPr>
                <w:lang w:eastAsia="ja-JP"/>
              </w:rPr>
            </w:rPrChange>
          </w:rPr>
          <w:delText xml:space="preserve"> 本田）</w:delText>
        </w:r>
      </w:del>
    </w:p>
    <w:p w14:paraId="3FA1E59B" w14:textId="77777777" w:rsidR="00A3518A" w:rsidRPr="00A3518A" w:rsidRDefault="00A3518A">
      <w:pPr>
        <w:pStyle w:val="a9"/>
        <w:numPr>
          <w:ilvl w:val="1"/>
          <w:numId w:val="17"/>
        </w:numPr>
        <w:spacing w:after="0" w:line="240" w:lineRule="auto"/>
        <w:rPr>
          <w:ins w:id="280" w:author="Honda, Keiko" w:date="2026-09-23T11:49:00Z" w16du:dateUtc="2026-09-23T02:49:00Z"/>
          <w:rFonts w:ascii="Meiryo UI" w:eastAsia="Meiryo UI" w:hAnsi="Meiryo UI" w:cs="DengXian"/>
          <w:b/>
          <w:bCs/>
          <w:kern w:val="0"/>
          <w:sz w:val="21"/>
          <w:szCs w:val="21"/>
          <w:lang w:eastAsia="ja-JP"/>
          <w14:ligatures w14:val="none"/>
          <w:rPrChange w:id="281" w:author="Honda, Keiko" w:date="2026-09-23T11:49:00Z" w16du:dateUtc="2026-09-23T02:49:00Z">
            <w:rPr>
              <w:ins w:id="282" w:author="Honda, Keiko" w:date="2026-09-23T11:49:00Z" w16du:dateUtc="2026-09-23T02:49:00Z"/>
              <w:b/>
              <w:bCs/>
              <w:lang w:eastAsia="ja-JP"/>
            </w:rPr>
          </w:rPrChange>
        </w:rPr>
        <w:pPrChange w:id="283" w:author="Honda, Keiko" w:date="2026-09-23T11:49:00Z" w16du:dateUtc="2026-09-23T02:49:00Z">
          <w:pPr>
            <w:pStyle w:val="a9"/>
            <w:numPr>
              <w:numId w:val="17"/>
            </w:numPr>
            <w:spacing w:after="0" w:line="240" w:lineRule="auto"/>
            <w:ind w:left="440" w:hanging="440"/>
          </w:pPr>
        </w:pPrChange>
      </w:pPr>
    </w:p>
    <w:p w14:paraId="4CF6A5FC" w14:textId="77777777" w:rsidR="00B071F5" w:rsidRPr="00A3518A" w:rsidRDefault="00B071F5" w:rsidP="00A3518A">
      <w:pPr>
        <w:pStyle w:val="a9"/>
        <w:spacing w:after="0" w:line="240" w:lineRule="auto"/>
        <w:ind w:left="880"/>
        <w:rPr>
          <w:rFonts w:ascii="Meiryo UI" w:eastAsia="Meiryo UI" w:hAnsi="Meiryo UI" w:cs="DengXian"/>
          <w:b/>
          <w:bCs/>
          <w:kern w:val="0"/>
          <w:sz w:val="21"/>
          <w:szCs w:val="21"/>
          <w:lang w:eastAsia="ja-JP"/>
          <w14:ligatures w14:val="none"/>
        </w:rPr>
      </w:pPr>
    </w:p>
    <w:p w14:paraId="5EAE90DC" w14:textId="77777777" w:rsidR="0057596E" w:rsidRPr="004139E2" w:rsidRDefault="0057596E" w:rsidP="0057596E">
      <w:pPr>
        <w:pStyle w:val="a9"/>
        <w:numPr>
          <w:ilvl w:val="0"/>
          <w:numId w:val="11"/>
        </w:numPr>
        <w:spacing w:after="0" w:line="240" w:lineRule="auto"/>
        <w:rPr>
          <w:rFonts w:ascii="Meiryo UI" w:eastAsia="Yu Gothic" w:hAnsi="Meiryo UI" w:cs="Times New Roman"/>
          <w:b/>
          <w:bCs/>
          <w:sz w:val="21"/>
          <w:szCs w:val="21"/>
          <w:lang w:eastAsia="ja-JP"/>
        </w:rPr>
      </w:pPr>
      <w:r>
        <w:rPr>
          <w:rFonts w:ascii="Meiryo UI" w:eastAsia="Meiryo UI" w:hAnsi="Meiryo UI" w:cs="DengXian" w:hint="eastAsia"/>
          <w:b/>
          <w:bCs/>
          <w:kern w:val="0"/>
          <w:sz w:val="21"/>
          <w:szCs w:val="21"/>
          <w:lang w:eastAsia="ja-JP"/>
          <w14:ligatures w14:val="none"/>
        </w:rPr>
        <w:t>電子カルテ情報共有サービスのJLACコード表について</w:t>
      </w:r>
    </w:p>
    <w:p w14:paraId="69F82E59" w14:textId="77777777" w:rsidR="0057596E" w:rsidRPr="00827471" w:rsidRDefault="0057596E" w:rsidP="0057596E">
      <w:pPr>
        <w:pStyle w:val="a9"/>
        <w:numPr>
          <w:ilvl w:val="0"/>
          <w:numId w:val="20"/>
        </w:numPr>
        <w:spacing w:after="0" w:line="240" w:lineRule="auto"/>
        <w:rPr>
          <w:rFonts w:ascii="Meiryo UI" w:eastAsia="Meiryo UI" w:hAnsi="Meiryo UI" w:cs="Times New Roman"/>
          <w:sz w:val="21"/>
          <w:szCs w:val="21"/>
          <w:lang w:eastAsia="ja-JP"/>
        </w:rPr>
      </w:pPr>
      <w:r w:rsidRPr="00372E31">
        <w:rPr>
          <w:rFonts w:ascii="Meiryo UI" w:eastAsia="Meiryo UI" w:hAnsi="Meiryo UI" w:cs="Times New Roman" w:hint="eastAsia"/>
          <w:sz w:val="21"/>
          <w:szCs w:val="21"/>
          <w:u w:val="single"/>
          <w:lang w:eastAsia="ja-JP"/>
        </w:rPr>
        <w:t>電子カルテ情報共有サービスのJLACコード表の今後の過ごし方</w:t>
      </w:r>
    </w:p>
    <w:p w14:paraId="75D7D93A" w14:textId="502E0D1F" w:rsidR="008B71D8" w:rsidRPr="00A3518A" w:rsidRDefault="00A3518A" w:rsidP="00A3518A">
      <w:pPr>
        <w:pStyle w:val="a9"/>
        <w:numPr>
          <w:ilvl w:val="0"/>
          <w:numId w:val="17"/>
        </w:numPr>
        <w:spacing w:after="0" w:line="240" w:lineRule="auto"/>
        <w:rPr>
          <w:rFonts w:ascii="Meiryo UI" w:eastAsia="Meiryo UI" w:hAnsi="Meiryo UI" w:cs="Times New Roman"/>
          <w:sz w:val="21"/>
          <w:szCs w:val="21"/>
          <w:lang w:eastAsia="ja-JP"/>
          <w:rPrChange w:id="284" w:author="Honda, Keiko" w:date="2026-09-23T11:50:00Z" w16du:dateUtc="2026-09-23T02:50:00Z">
            <w:rPr>
              <w:rFonts w:cs="Times New Roman"/>
              <w:lang w:eastAsia="ja-JP"/>
            </w:rPr>
          </w:rPrChange>
        </w:rPr>
      </w:pPr>
      <w:ins w:id="285" w:author="Honda, Keiko" w:date="2026-09-23T11:49:00Z" w16du:dateUtc="2026-09-23T02:49:00Z">
        <w:r>
          <w:rPr>
            <w:rFonts w:ascii="Meiryo UI" w:eastAsia="Meiryo UI" w:hAnsi="Meiryo UI" w:cs="DengXian" w:hint="eastAsia"/>
            <w:kern w:val="0"/>
            <w:sz w:val="21"/>
            <w:szCs w:val="21"/>
            <w:lang w:eastAsia="ja-JP"/>
            <w14:ligatures w14:val="none"/>
          </w:rPr>
          <w:t>令和9年度</w:t>
        </w:r>
      </w:ins>
      <w:ins w:id="286" w:author="Honda, Keiko" w:date="2026-09-23T11:50:00Z" w16du:dateUtc="2026-09-23T02:50:00Z">
        <w:r>
          <w:rPr>
            <w:rFonts w:ascii="Meiryo UI" w:eastAsia="Meiryo UI" w:hAnsi="Meiryo UI" w:cs="DengXian" w:hint="eastAsia"/>
            <w:kern w:val="0"/>
            <w:sz w:val="21"/>
            <w:szCs w:val="21"/>
            <w:lang w:eastAsia="ja-JP"/>
            <w14:ligatures w14:val="none"/>
          </w:rPr>
          <w:t>以降に向けた電子カルテ情報共有サービス用JLAC</w:t>
        </w:r>
      </w:ins>
      <w:r w:rsidR="008B71D8" w:rsidRPr="00A3518A">
        <w:rPr>
          <w:rFonts w:ascii="Meiryo UI" w:eastAsia="Meiryo UI" w:hAnsi="Meiryo UI" w:cs="DengXian" w:hint="eastAsia"/>
          <w:kern w:val="0"/>
          <w:sz w:val="21"/>
          <w:szCs w:val="21"/>
          <w:lang w:eastAsia="ja-JP"/>
          <w14:ligatures w14:val="none"/>
          <w:rPrChange w:id="287" w:author="Honda, Keiko" w:date="2026-09-23T11:50:00Z" w16du:dateUtc="2026-09-23T02:50:00Z">
            <w:rPr>
              <w:rFonts w:hint="eastAsia"/>
              <w:lang w:eastAsia="ja-JP"/>
            </w:rPr>
          </w:rPrChange>
        </w:rPr>
        <w:t>マスタ作成の自動化</w:t>
      </w:r>
      <w:ins w:id="288" w:author="Honda, Keiko" w:date="2026-09-23T11:50:00Z" w16du:dateUtc="2026-09-23T02:50:00Z">
        <w:r>
          <w:rPr>
            <w:rFonts w:ascii="Meiryo UI" w:eastAsia="Meiryo UI" w:hAnsi="Meiryo UI" w:cs="DengXian" w:hint="eastAsia"/>
            <w:kern w:val="0"/>
            <w:sz w:val="21"/>
            <w:szCs w:val="21"/>
            <w:lang w:eastAsia="ja-JP"/>
            <w14:ligatures w14:val="none"/>
          </w:rPr>
          <w:t>の</w:t>
        </w:r>
      </w:ins>
      <w:del w:id="289" w:author="Honda, Keiko" w:date="2026-09-23T11:50:00Z" w16du:dateUtc="2026-09-23T02:50:00Z">
        <w:r w:rsidR="008B71D8" w:rsidRPr="00A3518A" w:rsidDel="00A3518A">
          <w:rPr>
            <w:rFonts w:ascii="Meiryo UI" w:eastAsia="Meiryo UI" w:hAnsi="Meiryo UI" w:cs="DengXian" w:hint="eastAsia"/>
            <w:kern w:val="0"/>
            <w:sz w:val="21"/>
            <w:szCs w:val="21"/>
            <w:lang w:eastAsia="ja-JP"/>
            <w14:ligatures w14:val="none"/>
            <w:rPrChange w:id="290" w:author="Honda, Keiko" w:date="2026-09-23T11:50:00Z" w16du:dateUtc="2026-09-23T02:50:00Z">
              <w:rPr>
                <w:rFonts w:hint="eastAsia"/>
                <w:lang w:eastAsia="ja-JP"/>
              </w:rPr>
            </w:rPrChange>
          </w:rPr>
          <w:delText>について、</w:delText>
        </w:r>
      </w:del>
      <w:r w:rsidR="008B71D8" w:rsidRPr="00A3518A">
        <w:rPr>
          <w:rFonts w:ascii="Meiryo UI" w:eastAsia="Meiryo UI" w:hAnsi="Meiryo UI" w:cs="DengXian" w:hint="eastAsia"/>
          <w:kern w:val="0"/>
          <w:sz w:val="21"/>
          <w:szCs w:val="21"/>
          <w:lang w:eastAsia="ja-JP"/>
          <w14:ligatures w14:val="none"/>
          <w:rPrChange w:id="291" w:author="Honda, Keiko" w:date="2026-09-23T11:50:00Z" w16du:dateUtc="2026-09-23T02:50:00Z">
            <w:rPr>
              <w:rFonts w:hint="eastAsia"/>
              <w:lang w:eastAsia="ja-JP"/>
            </w:rPr>
          </w:rPrChange>
        </w:rPr>
        <w:t>状況はいかがか。</w:t>
      </w:r>
      <w:del w:id="292" w:author="Honda, Keiko" w:date="2026-09-23T11:50:00Z" w16du:dateUtc="2026-09-23T02:50:00Z">
        <w:r w:rsidR="008B71D8" w:rsidRPr="00A3518A" w:rsidDel="00A3518A">
          <w:rPr>
            <w:rFonts w:ascii="Meiryo UI" w:eastAsia="Meiryo UI" w:hAnsi="Meiryo UI" w:cs="DengXian" w:hint="eastAsia"/>
            <w:kern w:val="0"/>
            <w:sz w:val="21"/>
            <w:szCs w:val="21"/>
            <w:lang w:eastAsia="ja-JP"/>
            <w14:ligatures w14:val="none"/>
            <w:rPrChange w:id="293" w:author="Honda, Keiko" w:date="2026-09-23T11:50:00Z" w16du:dateUtc="2026-09-23T02:50:00Z">
              <w:rPr>
                <w:rFonts w:hint="eastAsia"/>
                <w:lang w:eastAsia="ja-JP"/>
              </w:rPr>
            </w:rPrChange>
          </w:rPr>
          <w:delText>作成にあたり不明点があればご教示いただきたい。</w:delText>
        </w:r>
      </w:del>
      <w:r w:rsidR="008B71D8" w:rsidRPr="00A3518A">
        <w:rPr>
          <w:rFonts w:ascii="Meiryo UI" w:eastAsia="Meiryo UI" w:hAnsi="Meiryo UI" w:cs="DengXian" w:hint="eastAsia"/>
          <w:kern w:val="0"/>
          <w:sz w:val="21"/>
          <w:szCs w:val="21"/>
          <w:lang w:eastAsia="ja-JP"/>
          <w14:ligatures w14:val="none"/>
          <w:rPrChange w:id="294" w:author="Honda, Keiko" w:date="2026-09-23T11:50:00Z" w16du:dateUtc="2026-09-23T02:50:00Z">
            <w:rPr>
              <w:rFonts w:hint="eastAsia"/>
              <w:lang w:eastAsia="ja-JP"/>
            </w:rPr>
          </w:rPrChange>
        </w:rPr>
        <w:t>（アクセンチュア</w:t>
      </w:r>
      <w:r w:rsidR="008B71D8" w:rsidRPr="00A3518A">
        <w:rPr>
          <w:rFonts w:ascii="Meiryo UI" w:eastAsia="Meiryo UI" w:hAnsi="Meiryo UI" w:cs="DengXian"/>
          <w:kern w:val="0"/>
          <w:sz w:val="21"/>
          <w:szCs w:val="21"/>
          <w:lang w:eastAsia="ja-JP"/>
          <w14:ligatures w14:val="none"/>
          <w:rPrChange w:id="295" w:author="Honda, Keiko" w:date="2026-09-23T11:50:00Z" w16du:dateUtc="2026-09-23T02:50:00Z">
            <w:rPr>
              <w:lang w:eastAsia="ja-JP"/>
            </w:rPr>
          </w:rPrChange>
        </w:rPr>
        <w:t xml:space="preserve"> 本田）</w:t>
      </w:r>
    </w:p>
    <w:p w14:paraId="1B5B665D" w14:textId="5CF2E7F9" w:rsidR="00842FCD" w:rsidRPr="00842FCD" w:rsidRDefault="00072560" w:rsidP="008B71D8">
      <w:pPr>
        <w:pStyle w:val="a9"/>
        <w:numPr>
          <w:ilvl w:val="1"/>
          <w:numId w:val="17"/>
        </w:numPr>
        <w:spacing w:after="0" w:line="240" w:lineRule="auto"/>
        <w:rPr>
          <w:rFonts w:ascii="Meiryo UI" w:eastAsia="Meiryo UI" w:hAnsi="Meiryo UI" w:cs="Times New Roman"/>
          <w:sz w:val="21"/>
          <w:szCs w:val="21"/>
          <w:lang w:eastAsia="ja-JP"/>
        </w:rPr>
      </w:pPr>
      <w:r>
        <w:rPr>
          <w:rFonts w:ascii="Meiryo UI" w:eastAsia="Meiryo UI" w:hAnsi="Meiryo UI" w:cs="DengXian" w:hint="eastAsia"/>
          <w:kern w:val="0"/>
          <w:sz w:val="21"/>
          <w:szCs w:val="21"/>
          <w:lang w:eastAsia="ja-JP"/>
          <w14:ligatures w14:val="none"/>
        </w:rPr>
        <w:t>令和9年度の電子カルテ情報共有サービスのJLACマスタに関する契約を踏まえて</w:t>
      </w:r>
      <w:ins w:id="296" w:author="Honda, Keiko" w:date="2026-09-23T11:51:00Z" w16du:dateUtc="2026-09-23T02:51:00Z">
        <w:r w:rsidR="00A3518A">
          <w:rPr>
            <w:rFonts w:ascii="Meiryo UI" w:eastAsia="Meiryo UI" w:hAnsi="Meiryo UI" w:cs="DengXian" w:hint="eastAsia"/>
            <w:kern w:val="0"/>
            <w:sz w:val="21"/>
            <w:szCs w:val="21"/>
            <w:lang w:eastAsia="ja-JP"/>
            <w14:ligatures w14:val="none"/>
          </w:rPr>
          <w:t>進める</w:t>
        </w:r>
      </w:ins>
      <w:del w:id="297" w:author="Honda, Keiko" w:date="2026-09-23T11:51:00Z" w16du:dateUtc="2026-09-23T02:51:00Z">
        <w:r w:rsidDel="00A3518A">
          <w:rPr>
            <w:rFonts w:ascii="Meiryo UI" w:eastAsia="Meiryo UI" w:hAnsi="Meiryo UI" w:cs="DengXian" w:hint="eastAsia"/>
            <w:kern w:val="0"/>
            <w:sz w:val="21"/>
            <w:szCs w:val="21"/>
            <w:lang w:eastAsia="ja-JP"/>
            <w14:ligatures w14:val="none"/>
          </w:rPr>
          <w:delText>検討する</w:delText>
        </w:r>
      </w:del>
      <w:r>
        <w:rPr>
          <w:rFonts w:ascii="Meiryo UI" w:eastAsia="Meiryo UI" w:hAnsi="Meiryo UI" w:cs="DengXian" w:hint="eastAsia"/>
          <w:kern w:val="0"/>
          <w:sz w:val="21"/>
          <w:szCs w:val="21"/>
          <w:lang w:eastAsia="ja-JP"/>
          <w14:ligatures w14:val="none"/>
        </w:rPr>
        <w:t>想定である。（JLACセンター 岡田）</w:t>
      </w:r>
    </w:p>
    <w:p w14:paraId="730311DC" w14:textId="5A5051CF" w:rsidR="00842FCD" w:rsidRPr="00842FCD" w:rsidRDefault="00327C27" w:rsidP="00842FCD">
      <w:pPr>
        <w:pStyle w:val="a9"/>
        <w:numPr>
          <w:ilvl w:val="0"/>
          <w:numId w:val="17"/>
        </w:numPr>
        <w:spacing w:after="0" w:line="240" w:lineRule="auto"/>
        <w:rPr>
          <w:rFonts w:ascii="Meiryo UI" w:eastAsia="Meiryo UI" w:hAnsi="Meiryo UI" w:cs="Times New Roman"/>
          <w:sz w:val="21"/>
          <w:szCs w:val="21"/>
          <w:lang w:eastAsia="ja-JP"/>
        </w:rPr>
      </w:pPr>
      <w:ins w:id="298" w:author="Honda, Keiko" w:date="2026-09-23T12:08:00Z" w16du:dateUtc="2026-09-23T03:08:00Z">
        <w:r>
          <w:rPr>
            <w:rFonts w:ascii="Meiryo UI" w:eastAsia="Meiryo UI" w:hAnsi="Meiryo UI" w:cs="DengXian" w:hint="eastAsia"/>
            <w:kern w:val="0"/>
            <w:sz w:val="21"/>
            <w:szCs w:val="21"/>
            <w:lang w:eastAsia="ja-JP"/>
            <w14:ligatures w14:val="none"/>
          </w:rPr>
          <w:t>9/2に</w:t>
        </w:r>
      </w:ins>
      <w:ins w:id="299" w:author="Honda, Keiko" w:date="2026-09-23T14:53:00Z" w16du:dateUtc="2026-09-23T05:53:00Z">
        <w:r w:rsidR="0040034B">
          <w:rPr>
            <w:rFonts w:ascii="Meiryo UI" w:eastAsia="Meiryo UI" w:hAnsi="Meiryo UI" w:cs="DengXian" w:hint="eastAsia"/>
            <w:kern w:val="0"/>
            <w:sz w:val="21"/>
            <w:szCs w:val="21"/>
            <w:lang w:eastAsia="ja-JP"/>
            <w14:ligatures w14:val="none"/>
          </w:rPr>
          <w:t>提供</w:t>
        </w:r>
      </w:ins>
      <w:ins w:id="300" w:author="Honda, Keiko" w:date="2026-09-23T12:08:00Z" w16du:dateUtc="2026-09-23T03:08:00Z">
        <w:r>
          <w:rPr>
            <w:rFonts w:ascii="Meiryo UI" w:eastAsia="Meiryo UI" w:hAnsi="Meiryo UI" w:cs="DengXian" w:hint="eastAsia"/>
            <w:kern w:val="0"/>
            <w:sz w:val="21"/>
            <w:szCs w:val="21"/>
            <w:lang w:eastAsia="ja-JP"/>
            <w14:ligatures w14:val="none"/>
          </w:rPr>
          <w:t>いただいた</w:t>
        </w:r>
      </w:ins>
      <w:r w:rsidR="00842FCD">
        <w:rPr>
          <w:rFonts w:ascii="Meiryo UI" w:eastAsia="Meiryo UI" w:hAnsi="Meiryo UI" w:cs="DengXian" w:hint="eastAsia"/>
          <w:kern w:val="0"/>
          <w:sz w:val="21"/>
          <w:szCs w:val="21"/>
          <w:lang w:eastAsia="ja-JP"/>
          <w14:ligatures w14:val="none"/>
        </w:rPr>
        <w:t>9月版の</w:t>
      </w:r>
      <w:ins w:id="301" w:author="Honda, Keiko" w:date="2026-09-23T11:51:00Z" w16du:dateUtc="2026-09-23T02:51:00Z">
        <w:r w:rsidR="00A3518A">
          <w:rPr>
            <w:rFonts w:ascii="Meiryo UI" w:eastAsia="Meiryo UI" w:hAnsi="Meiryo UI" w:cs="DengXian" w:hint="eastAsia"/>
            <w:kern w:val="0"/>
            <w:sz w:val="21"/>
            <w:szCs w:val="21"/>
            <w:lang w:eastAsia="ja-JP"/>
            <w14:ligatures w14:val="none"/>
          </w:rPr>
          <w:t>JLAC</w:t>
        </w:r>
      </w:ins>
      <w:r w:rsidR="00842FCD">
        <w:rPr>
          <w:rFonts w:ascii="Meiryo UI" w:eastAsia="Meiryo UI" w:hAnsi="Meiryo UI" w:cs="DengXian" w:hint="eastAsia"/>
          <w:kern w:val="0"/>
          <w:sz w:val="21"/>
          <w:szCs w:val="21"/>
          <w:lang w:eastAsia="ja-JP"/>
          <w14:ligatures w14:val="none"/>
        </w:rPr>
        <w:t>マスタ</w:t>
      </w:r>
      <w:ins w:id="302" w:author="Honda, Keiko" w:date="2026-09-23T12:07:00Z" w16du:dateUtc="2026-09-23T03:07:00Z">
        <w:r>
          <w:rPr>
            <w:rFonts w:ascii="Meiryo UI" w:eastAsia="Meiryo UI" w:hAnsi="Meiryo UI" w:cs="DengXian" w:hint="eastAsia"/>
            <w:kern w:val="0"/>
            <w:sz w:val="21"/>
            <w:szCs w:val="21"/>
            <w:lang w:eastAsia="ja-JP"/>
            <w14:ligatures w14:val="none"/>
          </w:rPr>
          <w:t>の</w:t>
        </w:r>
      </w:ins>
      <w:del w:id="303" w:author="Honda, Keiko" w:date="2026-09-23T12:07:00Z" w16du:dateUtc="2026-09-23T03:07:00Z">
        <w:r w:rsidR="00842FCD" w:rsidDel="00327C27">
          <w:rPr>
            <w:rFonts w:ascii="Meiryo UI" w:eastAsia="Meiryo UI" w:hAnsi="Meiryo UI" w:cs="DengXian" w:hint="eastAsia"/>
            <w:kern w:val="0"/>
            <w:sz w:val="21"/>
            <w:szCs w:val="21"/>
            <w:lang w:eastAsia="ja-JP"/>
            <w14:ligatures w14:val="none"/>
          </w:rPr>
          <w:delText>について、一度提出いただいたコードのうち</w:delText>
        </w:r>
      </w:del>
      <w:ins w:id="304" w:author="Honda, Keiko" w:date="2026-09-23T14:53:00Z" w16du:dateUtc="2026-09-23T05:53:00Z">
        <w:r w:rsidR="0040034B">
          <w:rPr>
            <w:rFonts w:ascii="Meiryo UI" w:eastAsia="Meiryo UI" w:hAnsi="Meiryo UI" w:cs="DengXian" w:hint="eastAsia"/>
            <w:kern w:val="0"/>
            <w:sz w:val="21"/>
            <w:szCs w:val="21"/>
            <w:lang w:eastAsia="ja-JP"/>
            <w14:ligatures w14:val="none"/>
          </w:rPr>
          <w:t>確認事項を</w:t>
        </w:r>
      </w:ins>
      <w:ins w:id="305" w:author="Honda, Keiko" w:date="2026-09-23T14:54:00Z" w16du:dateUtc="2026-09-23T05:54:00Z">
        <w:r w:rsidR="0040034B">
          <w:rPr>
            <w:rFonts w:ascii="Meiryo UI" w:eastAsia="Meiryo UI" w:hAnsi="Meiryo UI" w:cs="DengXian" w:hint="eastAsia"/>
            <w:kern w:val="0"/>
            <w:sz w:val="21"/>
            <w:szCs w:val="21"/>
            <w:lang w:eastAsia="ja-JP"/>
            <w14:ligatures w14:val="none"/>
          </w:rPr>
          <w:t>事前に共有させていただいた</w:t>
        </w:r>
      </w:ins>
      <w:ins w:id="306" w:author="Honda, Keiko" w:date="2026-09-23T12:08:00Z" w16du:dateUtc="2026-09-23T03:08:00Z">
        <w:r>
          <w:rPr>
            <w:rFonts w:ascii="Meiryo UI" w:eastAsia="Meiryo UI" w:hAnsi="Meiryo UI" w:cs="DengXian" w:hint="eastAsia"/>
            <w:kern w:val="0"/>
            <w:sz w:val="21"/>
            <w:szCs w:val="21"/>
            <w:lang w:eastAsia="ja-JP"/>
            <w14:ligatures w14:val="none"/>
          </w:rPr>
          <w:t>。</w:t>
        </w:r>
      </w:ins>
      <w:ins w:id="307" w:author="Honda, Keiko" w:date="2026-09-23T12:09:00Z" w16du:dateUtc="2026-09-23T03:09:00Z">
        <w:r>
          <w:rPr>
            <w:rFonts w:ascii="Meiryo UI" w:eastAsia="Meiryo UI" w:hAnsi="Meiryo UI" w:cs="DengXian" w:hint="eastAsia"/>
            <w:kern w:val="0"/>
            <w:sz w:val="21"/>
            <w:szCs w:val="21"/>
            <w:lang w:eastAsia="ja-JP"/>
            <w14:ligatures w14:val="none"/>
          </w:rPr>
          <w:t>9/15</w:t>
        </w:r>
      </w:ins>
      <w:ins w:id="308" w:author="Honda, Keiko" w:date="2026-09-23T14:54:00Z" w16du:dateUtc="2026-09-23T05:54:00Z">
        <w:r w:rsidR="0040034B">
          <w:rPr>
            <w:rFonts w:ascii="Meiryo UI" w:eastAsia="Meiryo UI" w:hAnsi="Meiryo UI" w:cs="DengXian" w:hint="eastAsia"/>
            <w:kern w:val="0"/>
            <w:sz w:val="21"/>
            <w:szCs w:val="21"/>
            <w:lang w:eastAsia="ja-JP"/>
            <w14:ligatures w14:val="none"/>
          </w:rPr>
          <w:t>が</w:t>
        </w:r>
      </w:ins>
      <w:ins w:id="309" w:author="Honda, Keiko" w:date="2026-09-23T12:09:00Z" w16du:dateUtc="2026-09-23T03:09:00Z">
        <w:r>
          <w:rPr>
            <w:rFonts w:ascii="Meiryo UI" w:eastAsia="Meiryo UI" w:hAnsi="Meiryo UI" w:cs="DengXian" w:hint="eastAsia"/>
            <w:kern w:val="0"/>
            <w:sz w:val="21"/>
            <w:szCs w:val="21"/>
            <w:lang w:eastAsia="ja-JP"/>
            <w14:ligatures w14:val="none"/>
          </w:rPr>
          <w:t>再</w:t>
        </w:r>
      </w:ins>
      <w:ins w:id="310" w:author="Honda, Keiko" w:date="2026-09-23T14:54:00Z" w16du:dateUtc="2026-09-23T05:54:00Z">
        <w:r w:rsidR="0040034B">
          <w:rPr>
            <w:rFonts w:ascii="Meiryo UI" w:eastAsia="Meiryo UI" w:hAnsi="Meiryo UI" w:cs="DengXian" w:hint="eastAsia"/>
            <w:kern w:val="0"/>
            <w:sz w:val="21"/>
            <w:szCs w:val="21"/>
            <w:lang w:eastAsia="ja-JP"/>
            <w14:ligatures w14:val="none"/>
          </w:rPr>
          <w:t>提供日</w:t>
        </w:r>
      </w:ins>
      <w:ins w:id="311" w:author="Honda, Keiko" w:date="2026-09-23T12:09:00Z" w16du:dateUtc="2026-09-23T03:09:00Z">
        <w:r>
          <w:rPr>
            <w:rFonts w:ascii="Meiryo UI" w:eastAsia="Meiryo UI" w:hAnsi="Meiryo UI" w:cs="DengXian" w:hint="eastAsia"/>
            <w:kern w:val="0"/>
            <w:sz w:val="21"/>
            <w:szCs w:val="21"/>
            <w:lang w:eastAsia="ja-JP"/>
            <w14:ligatures w14:val="none"/>
          </w:rPr>
          <w:t>としているが、</w:t>
        </w:r>
      </w:ins>
      <w:del w:id="312" w:author="Honda, Keiko" w:date="2026-09-23T12:08:00Z" w16du:dateUtc="2026-09-23T03:08:00Z">
        <w:r w:rsidR="00842FCD" w:rsidDel="00327C27">
          <w:rPr>
            <w:rFonts w:ascii="Meiryo UI" w:eastAsia="Meiryo UI" w:hAnsi="Meiryo UI" w:cs="DengXian" w:hint="eastAsia"/>
            <w:kern w:val="0"/>
            <w:sz w:val="21"/>
            <w:szCs w:val="21"/>
            <w:lang w:eastAsia="ja-JP"/>
            <w14:ligatures w14:val="none"/>
          </w:rPr>
          <w:delText>疑義</w:delText>
        </w:r>
      </w:del>
      <w:ins w:id="313" w:author="Honda, Keiko" w:date="2026-09-23T12:08:00Z" w16du:dateUtc="2026-09-23T03:08:00Z">
        <w:r>
          <w:rPr>
            <w:rFonts w:ascii="Meiryo UI" w:eastAsia="Meiryo UI" w:hAnsi="Meiryo UI" w:cs="DengXian" w:hint="eastAsia"/>
            <w:kern w:val="0"/>
            <w:sz w:val="21"/>
            <w:szCs w:val="21"/>
            <w:lang w:eastAsia="ja-JP"/>
            <w14:ligatures w14:val="none"/>
          </w:rPr>
          <w:t>修正状況はいかがか。</w:t>
        </w:r>
      </w:ins>
      <w:del w:id="314" w:author="Honda, Keiko" w:date="2026-09-23T12:08:00Z" w16du:dateUtc="2026-09-23T03:08:00Z">
        <w:r w:rsidR="00842FCD" w:rsidDel="00327C27">
          <w:rPr>
            <w:rFonts w:ascii="Meiryo UI" w:eastAsia="Meiryo UI" w:hAnsi="Meiryo UI" w:cs="DengXian" w:hint="eastAsia"/>
            <w:kern w:val="0"/>
            <w:sz w:val="21"/>
            <w:szCs w:val="21"/>
            <w:lang w:eastAsia="ja-JP"/>
            <w14:ligatures w14:val="none"/>
          </w:rPr>
          <w:delText>のある点にコメントを付して返却した。</w:delText>
        </w:r>
      </w:del>
      <w:del w:id="315" w:author="Honda, Keiko" w:date="2026-09-23T12:09:00Z" w16du:dateUtc="2026-09-23T03:09:00Z">
        <w:r w:rsidR="00842FCD" w:rsidDel="00327C27">
          <w:rPr>
            <w:rFonts w:ascii="Meiryo UI" w:eastAsia="Meiryo UI" w:hAnsi="Meiryo UI" w:cs="DengXian" w:hint="eastAsia"/>
            <w:kern w:val="0"/>
            <w:sz w:val="21"/>
            <w:szCs w:val="21"/>
            <w:lang w:eastAsia="ja-JP"/>
            <w14:ligatures w14:val="none"/>
          </w:rPr>
          <w:delText>コメントを踏まえて修正して提出いただくマスタについては、本日受領のうえ、厚労省の確認を経ずに</w:delText>
        </w:r>
      </w:del>
      <w:del w:id="316" w:author="Honda, Keiko" w:date="2026-09-23T12:10:00Z" w16du:dateUtc="2026-09-23T03:10:00Z">
        <w:r w:rsidR="00842FCD" w:rsidDel="00327C27">
          <w:rPr>
            <w:rFonts w:ascii="Meiryo UI" w:eastAsia="Meiryo UI" w:hAnsi="Meiryo UI" w:cs="DengXian" w:hint="eastAsia"/>
            <w:kern w:val="0"/>
            <w:sz w:val="21"/>
            <w:szCs w:val="21"/>
            <w:lang w:eastAsia="ja-JP"/>
            <w14:ligatures w14:val="none"/>
          </w:rPr>
          <w:delText>公開予定である。</w:delText>
        </w:r>
      </w:del>
      <w:del w:id="317" w:author="Honda, Keiko" w:date="2026-09-23T12:09:00Z" w16du:dateUtc="2026-09-23T03:09:00Z">
        <w:r w:rsidR="00842FCD" w:rsidDel="00327C27">
          <w:rPr>
            <w:rFonts w:ascii="Meiryo UI" w:eastAsia="Meiryo UI" w:hAnsi="Meiryo UI" w:cs="DengXian" w:hint="eastAsia"/>
            <w:kern w:val="0"/>
            <w:sz w:val="21"/>
            <w:szCs w:val="21"/>
            <w:lang w:eastAsia="ja-JP"/>
            <w14:ligatures w14:val="none"/>
          </w:rPr>
          <w:delText>状況はいかがか。</w:delText>
        </w:r>
      </w:del>
      <w:r w:rsidR="00842FCD">
        <w:rPr>
          <w:rFonts w:ascii="Meiryo UI" w:eastAsia="Meiryo UI" w:hAnsi="Meiryo UI" w:cs="DengXian" w:hint="eastAsia"/>
          <w:kern w:val="0"/>
          <w:sz w:val="21"/>
          <w:szCs w:val="21"/>
          <w:lang w:eastAsia="ja-JP"/>
          <w14:ligatures w14:val="none"/>
        </w:rPr>
        <w:t>（アクセンチュア 本田）</w:t>
      </w:r>
    </w:p>
    <w:p w14:paraId="06F30F8E" w14:textId="37FC8AD1" w:rsidR="000976F4" w:rsidRPr="00327C27" w:rsidRDefault="005043C3" w:rsidP="00842FCD">
      <w:pPr>
        <w:pStyle w:val="a9"/>
        <w:numPr>
          <w:ilvl w:val="1"/>
          <w:numId w:val="17"/>
        </w:numPr>
        <w:spacing w:after="0" w:line="240" w:lineRule="auto"/>
        <w:rPr>
          <w:ins w:id="318" w:author="Honda, Keiko" w:date="2026-09-23T12:10:00Z" w16du:dateUtc="2026-09-23T03:10:00Z"/>
          <w:rFonts w:ascii="Meiryo UI" w:eastAsia="Meiryo UI" w:hAnsi="Meiryo UI" w:cs="Times New Roman"/>
          <w:sz w:val="21"/>
          <w:szCs w:val="21"/>
          <w:lang w:eastAsia="ja-JP"/>
          <w:rPrChange w:id="319" w:author="Honda, Keiko" w:date="2026-09-23T12:10:00Z" w16du:dateUtc="2026-09-23T03:10:00Z">
            <w:rPr>
              <w:ins w:id="320" w:author="Honda, Keiko" w:date="2026-09-23T12:10:00Z" w16du:dateUtc="2026-09-23T03:10:00Z"/>
              <w:rFonts w:ascii="Meiryo UI" w:eastAsia="Meiryo UI" w:hAnsi="Meiryo UI" w:cs="DengXian"/>
              <w:kern w:val="0"/>
              <w:sz w:val="21"/>
              <w:szCs w:val="21"/>
              <w:lang w:eastAsia="ja-JP"/>
              <w14:ligatures w14:val="none"/>
            </w:rPr>
          </w:rPrChange>
        </w:rPr>
      </w:pPr>
      <w:r>
        <w:rPr>
          <w:rFonts w:ascii="Meiryo UI" w:eastAsia="Meiryo UI" w:hAnsi="Meiryo UI" w:cs="DengXian" w:hint="eastAsia"/>
          <w:kern w:val="0"/>
          <w:sz w:val="21"/>
          <w:szCs w:val="21"/>
          <w:lang w:eastAsia="ja-JP"/>
          <w14:ligatures w14:val="none"/>
        </w:rPr>
        <w:t>最終確認</w:t>
      </w:r>
      <w:ins w:id="321" w:author="Honda, Keiko" w:date="2026-09-23T12:10:00Z" w16du:dateUtc="2026-09-23T03:10:00Z">
        <w:r w:rsidR="00327C27">
          <w:rPr>
            <w:rFonts w:ascii="Meiryo UI" w:eastAsia="Meiryo UI" w:hAnsi="Meiryo UI" w:cs="DengXian" w:hint="eastAsia"/>
            <w:kern w:val="0"/>
            <w:sz w:val="21"/>
            <w:szCs w:val="21"/>
            <w:lang w:eastAsia="ja-JP"/>
            <w14:ligatures w14:val="none"/>
          </w:rPr>
          <w:t>中である</w:t>
        </w:r>
      </w:ins>
      <w:ins w:id="322" w:author="Honda, Keiko" w:date="2026-09-23T14:54:00Z" w16du:dateUtc="2026-09-23T05:54:00Z">
        <w:r w:rsidR="0040034B">
          <w:rPr>
            <w:rFonts w:ascii="Meiryo UI" w:eastAsia="Meiryo UI" w:hAnsi="Meiryo UI" w:cs="DengXian" w:hint="eastAsia"/>
            <w:kern w:val="0"/>
            <w:sz w:val="21"/>
            <w:szCs w:val="21"/>
            <w:lang w:eastAsia="ja-JP"/>
            <w14:ligatures w14:val="none"/>
          </w:rPr>
          <w:t>。</w:t>
        </w:r>
      </w:ins>
      <w:ins w:id="323" w:author="Honda, Keiko" w:date="2026-09-23T12:10:00Z" w16du:dateUtc="2026-09-23T03:10:00Z">
        <w:r w:rsidR="00327C27">
          <w:rPr>
            <w:rFonts w:ascii="Meiryo UI" w:eastAsia="Meiryo UI" w:hAnsi="Meiryo UI" w:cs="DengXian" w:hint="eastAsia"/>
            <w:kern w:val="0"/>
            <w:sz w:val="21"/>
            <w:szCs w:val="21"/>
            <w:lang w:eastAsia="ja-JP"/>
            <w14:ligatures w14:val="none"/>
          </w:rPr>
          <w:t>確認が完了</w:t>
        </w:r>
      </w:ins>
      <w:del w:id="324" w:author="Honda, Keiko" w:date="2026-09-23T12:10:00Z" w16du:dateUtc="2026-09-23T03:10:00Z">
        <w:r w:rsidDel="00327C27">
          <w:rPr>
            <w:rFonts w:ascii="Meiryo UI" w:eastAsia="Meiryo UI" w:hAnsi="Meiryo UI" w:cs="DengXian" w:hint="eastAsia"/>
            <w:kern w:val="0"/>
            <w:sz w:val="21"/>
            <w:szCs w:val="21"/>
            <w:lang w:eastAsia="ja-JP"/>
            <w14:ligatures w14:val="none"/>
          </w:rPr>
          <w:delText>が終わり</w:delText>
        </w:r>
      </w:del>
      <w:r>
        <w:rPr>
          <w:rFonts w:ascii="Meiryo UI" w:eastAsia="Meiryo UI" w:hAnsi="Meiryo UI" w:cs="DengXian" w:hint="eastAsia"/>
          <w:kern w:val="0"/>
          <w:sz w:val="21"/>
          <w:szCs w:val="21"/>
          <w:lang w:eastAsia="ja-JP"/>
          <w14:ligatures w14:val="none"/>
        </w:rPr>
        <w:t>次第、</w:t>
      </w:r>
      <w:del w:id="325" w:author="Honda, Keiko" w:date="2026-09-23T12:10:00Z" w16du:dateUtc="2026-09-23T03:10:00Z">
        <w:r w:rsidDel="00327C27">
          <w:rPr>
            <w:rFonts w:ascii="Meiryo UI" w:eastAsia="Meiryo UI" w:hAnsi="Meiryo UI" w:cs="DengXian" w:hint="eastAsia"/>
            <w:kern w:val="0"/>
            <w:sz w:val="21"/>
            <w:szCs w:val="21"/>
            <w:lang w:eastAsia="ja-JP"/>
            <w14:ligatures w14:val="none"/>
          </w:rPr>
          <w:delText>本日中</w:delText>
        </w:r>
      </w:del>
      <w:ins w:id="326" w:author="Honda, Keiko" w:date="2026-09-23T12:10:00Z" w16du:dateUtc="2026-09-23T03:10:00Z">
        <w:r w:rsidR="00327C27">
          <w:rPr>
            <w:rFonts w:ascii="Meiryo UI" w:eastAsia="Meiryo UI" w:hAnsi="Meiryo UI" w:cs="DengXian" w:hint="eastAsia"/>
            <w:kern w:val="0"/>
            <w:sz w:val="21"/>
            <w:szCs w:val="21"/>
            <w:lang w:eastAsia="ja-JP"/>
            <w14:ligatures w14:val="none"/>
          </w:rPr>
          <w:t>9/15中</w:t>
        </w:r>
      </w:ins>
      <w:r>
        <w:rPr>
          <w:rFonts w:ascii="Meiryo UI" w:eastAsia="Meiryo UI" w:hAnsi="Meiryo UI" w:cs="DengXian" w:hint="eastAsia"/>
          <w:kern w:val="0"/>
          <w:sz w:val="21"/>
          <w:szCs w:val="21"/>
          <w:lang w:eastAsia="ja-JP"/>
          <w14:ligatures w14:val="none"/>
        </w:rPr>
        <w:t>に送付する。</w:t>
      </w:r>
      <w:r w:rsidR="004F285F" w:rsidRPr="0067340B">
        <w:rPr>
          <w:rFonts w:ascii="Meiryo UI" w:eastAsia="Meiryo UI" w:hAnsi="Meiryo UI" w:hint="eastAsia"/>
          <w:b/>
          <w:color w:val="0070C0"/>
          <w:sz w:val="21"/>
          <w:szCs w:val="21"/>
          <w:lang w:eastAsia="ja-JP"/>
        </w:rPr>
        <w:t>【★宿題】</w:t>
      </w:r>
      <w:r>
        <w:rPr>
          <w:rFonts w:ascii="Meiryo UI" w:eastAsia="Meiryo UI" w:hAnsi="Meiryo UI" w:cs="DengXian" w:hint="eastAsia"/>
          <w:kern w:val="0"/>
          <w:sz w:val="21"/>
          <w:szCs w:val="21"/>
          <w:lang w:eastAsia="ja-JP"/>
          <w14:ligatures w14:val="none"/>
        </w:rPr>
        <w:t>（JLACセンター 岡田）</w:t>
      </w:r>
    </w:p>
    <w:p w14:paraId="3F7B22F9" w14:textId="0F619ED8" w:rsidR="00327C27" w:rsidRPr="000976F4" w:rsidRDefault="00327C27" w:rsidP="00842FCD">
      <w:pPr>
        <w:pStyle w:val="a9"/>
        <w:numPr>
          <w:ilvl w:val="1"/>
          <w:numId w:val="17"/>
        </w:numPr>
        <w:spacing w:after="0" w:line="240" w:lineRule="auto"/>
        <w:rPr>
          <w:rFonts w:ascii="Meiryo UI" w:eastAsia="Meiryo UI" w:hAnsi="Meiryo UI" w:cs="Times New Roman"/>
          <w:sz w:val="21"/>
          <w:szCs w:val="21"/>
          <w:lang w:eastAsia="ja-JP"/>
        </w:rPr>
      </w:pPr>
      <w:ins w:id="327" w:author="Honda, Keiko" w:date="2026-09-23T12:10:00Z" w16du:dateUtc="2026-09-23T03:10:00Z">
        <w:r>
          <w:rPr>
            <w:rFonts w:ascii="Meiryo UI" w:eastAsia="Meiryo UI" w:hAnsi="Meiryo UI" w:cs="DengXian" w:hint="eastAsia"/>
            <w:kern w:val="0"/>
            <w:sz w:val="21"/>
            <w:szCs w:val="21"/>
            <w:lang w:eastAsia="ja-JP"/>
            <w14:ligatures w14:val="none"/>
          </w:rPr>
          <w:t>承知した。なお、提出いただいたマスタは受領したマスタのまま公開予定である。（アクセンチュア 本田）</w:t>
        </w:r>
      </w:ins>
    </w:p>
    <w:p w14:paraId="30517574" w14:textId="4F262189" w:rsidR="002B19BD" w:rsidRPr="002B19BD" w:rsidRDefault="00327C27" w:rsidP="000976F4">
      <w:pPr>
        <w:pStyle w:val="a9"/>
        <w:numPr>
          <w:ilvl w:val="0"/>
          <w:numId w:val="17"/>
        </w:numPr>
        <w:spacing w:after="0" w:line="240" w:lineRule="auto"/>
        <w:rPr>
          <w:rFonts w:ascii="Meiryo UI" w:eastAsia="Meiryo UI" w:hAnsi="Meiryo UI" w:cs="Times New Roman"/>
          <w:sz w:val="21"/>
          <w:szCs w:val="21"/>
          <w:lang w:eastAsia="ja-JP"/>
        </w:rPr>
      </w:pPr>
      <w:ins w:id="328" w:author="Honda, Keiko" w:date="2026-09-23T12:11:00Z" w16du:dateUtc="2026-09-23T03:11:00Z">
        <w:r>
          <w:rPr>
            <w:rFonts w:ascii="Meiryo UI" w:eastAsia="Meiryo UI" w:hAnsi="Meiryo UI" w:cs="DengXian" w:hint="eastAsia"/>
            <w:kern w:val="0"/>
            <w:sz w:val="21"/>
            <w:szCs w:val="21"/>
            <w:lang w:eastAsia="ja-JP"/>
            <w14:ligatures w14:val="none"/>
          </w:rPr>
          <w:t>9/2に提出いただいた</w:t>
        </w:r>
      </w:ins>
      <w:r w:rsidR="000976F4">
        <w:rPr>
          <w:rFonts w:ascii="Meiryo UI" w:eastAsia="Meiryo UI" w:hAnsi="Meiryo UI" w:cs="DengXian" w:hint="eastAsia"/>
          <w:kern w:val="0"/>
          <w:sz w:val="21"/>
          <w:szCs w:val="21"/>
          <w:lang w:eastAsia="ja-JP"/>
          <w14:ligatures w14:val="none"/>
        </w:rPr>
        <w:t>新旧対応表に</w:t>
      </w:r>
      <w:del w:id="329" w:author="Honda, Keiko" w:date="2026-09-23T12:11:00Z" w16du:dateUtc="2026-09-23T03:11:00Z">
        <w:r w:rsidR="000976F4" w:rsidDel="00327C27">
          <w:rPr>
            <w:rFonts w:ascii="Meiryo UI" w:eastAsia="Meiryo UI" w:hAnsi="Meiryo UI" w:cs="DengXian" w:hint="eastAsia"/>
            <w:kern w:val="0"/>
            <w:sz w:val="21"/>
            <w:szCs w:val="21"/>
            <w:lang w:eastAsia="ja-JP"/>
            <w14:ligatures w14:val="none"/>
          </w:rPr>
          <w:delText>関して</w:delText>
        </w:r>
      </w:del>
      <w:del w:id="330" w:author="Honda, Keiko" w:date="2026-09-23T12:12:00Z" w16du:dateUtc="2026-09-23T03:12:00Z">
        <w:r w:rsidR="000976F4" w:rsidDel="00327C27">
          <w:rPr>
            <w:rFonts w:ascii="Meiryo UI" w:eastAsia="Meiryo UI" w:hAnsi="Meiryo UI" w:cs="DengXian" w:hint="eastAsia"/>
            <w:kern w:val="0"/>
            <w:sz w:val="21"/>
            <w:szCs w:val="21"/>
            <w:lang w:eastAsia="ja-JP"/>
            <w14:ligatures w14:val="none"/>
          </w:rPr>
          <w:delText>、</w:delText>
        </w:r>
      </w:del>
      <w:ins w:id="331" w:author="Honda, Keiko" w:date="2026-09-23T12:12:00Z" w16du:dateUtc="2026-09-23T03:12:00Z">
        <w:r>
          <w:rPr>
            <w:rFonts w:ascii="Meiryo UI" w:eastAsia="Meiryo UI" w:hAnsi="Meiryo UI" w:cs="DengXian" w:hint="eastAsia"/>
            <w:kern w:val="0"/>
            <w:sz w:val="21"/>
            <w:szCs w:val="21"/>
            <w:lang w:eastAsia="ja-JP"/>
            <w14:ligatures w14:val="none"/>
          </w:rPr>
          <w:t>おいて、</w:t>
        </w:r>
      </w:ins>
      <w:ins w:id="332" w:author="Honda, Keiko" w:date="2026-09-23T12:11:00Z" w16du:dateUtc="2026-09-23T03:11:00Z">
        <w:r>
          <w:rPr>
            <w:rFonts w:ascii="Meiryo UI" w:eastAsia="Meiryo UI" w:hAnsi="Meiryo UI" w:cs="DengXian" w:hint="eastAsia"/>
            <w:kern w:val="0"/>
            <w:sz w:val="21"/>
            <w:szCs w:val="21"/>
            <w:lang w:eastAsia="ja-JP"/>
            <w14:ligatures w14:val="none"/>
          </w:rPr>
          <w:t>販売終了ではな</w:t>
        </w:r>
      </w:ins>
      <w:ins w:id="333" w:author="Honda, Keiko" w:date="2026-09-23T12:12:00Z" w16du:dateUtc="2026-09-23T03:12:00Z">
        <w:r>
          <w:rPr>
            <w:rFonts w:ascii="Meiryo UI" w:eastAsia="Meiryo UI" w:hAnsi="Meiryo UI" w:cs="DengXian" w:hint="eastAsia"/>
            <w:kern w:val="0"/>
            <w:sz w:val="21"/>
            <w:szCs w:val="21"/>
            <w:lang w:eastAsia="ja-JP"/>
            <w14:ligatures w14:val="none"/>
          </w:rPr>
          <w:t>い理由で</w:t>
        </w:r>
      </w:ins>
      <w:r w:rsidR="000976F4">
        <w:rPr>
          <w:rFonts w:ascii="Meiryo UI" w:eastAsia="Meiryo UI" w:hAnsi="Meiryo UI" w:cs="DengXian" w:hint="eastAsia"/>
          <w:kern w:val="0"/>
          <w:sz w:val="21"/>
          <w:szCs w:val="21"/>
          <w:lang w:eastAsia="ja-JP"/>
          <w14:ligatures w14:val="none"/>
        </w:rPr>
        <w:t>試薬</w:t>
      </w:r>
      <w:ins w:id="334" w:author="Honda, Keiko" w:date="2026-09-23T12:11:00Z" w16du:dateUtc="2026-09-23T03:11:00Z">
        <w:r>
          <w:rPr>
            <w:rFonts w:ascii="Meiryo UI" w:eastAsia="Meiryo UI" w:hAnsi="Meiryo UI" w:cs="DengXian" w:hint="eastAsia"/>
            <w:kern w:val="0"/>
            <w:sz w:val="21"/>
            <w:szCs w:val="21"/>
            <w:lang w:eastAsia="ja-JP"/>
            <w14:ligatures w14:val="none"/>
          </w:rPr>
          <w:t>自体が</w:t>
        </w:r>
      </w:ins>
      <w:del w:id="335" w:author="Honda, Keiko" w:date="2026-09-23T12:11:00Z" w16du:dateUtc="2026-09-23T03:11:00Z">
        <w:r w:rsidR="000976F4" w:rsidDel="00327C27">
          <w:rPr>
            <w:rFonts w:ascii="Meiryo UI" w:eastAsia="Meiryo UI" w:hAnsi="Meiryo UI" w:cs="DengXian" w:hint="eastAsia"/>
            <w:kern w:val="0"/>
            <w:sz w:val="21"/>
            <w:szCs w:val="21"/>
            <w:lang w:eastAsia="ja-JP"/>
            <w14:ligatures w14:val="none"/>
          </w:rPr>
          <w:delText>ごと</w:delText>
        </w:r>
      </w:del>
      <w:r w:rsidR="000976F4">
        <w:rPr>
          <w:rFonts w:ascii="Meiryo UI" w:eastAsia="Meiryo UI" w:hAnsi="Meiryo UI" w:cs="DengXian" w:hint="eastAsia"/>
          <w:kern w:val="0"/>
          <w:sz w:val="21"/>
          <w:szCs w:val="21"/>
          <w:lang w:eastAsia="ja-JP"/>
          <w14:ligatures w14:val="none"/>
        </w:rPr>
        <w:t>削除されている</w:t>
      </w:r>
      <w:ins w:id="336" w:author="Honda, Keiko" w:date="2026-09-23T12:11:00Z" w16du:dateUtc="2026-09-23T03:11:00Z">
        <w:r>
          <w:rPr>
            <w:rFonts w:ascii="Meiryo UI" w:eastAsia="Meiryo UI" w:hAnsi="Meiryo UI" w:cs="DengXian" w:hint="eastAsia"/>
            <w:kern w:val="0"/>
            <w:sz w:val="21"/>
            <w:szCs w:val="21"/>
            <w:lang w:eastAsia="ja-JP"/>
            <w14:ligatures w14:val="none"/>
          </w:rPr>
          <w:t>レコード</w:t>
        </w:r>
      </w:ins>
      <w:ins w:id="337" w:author="Honda, Keiko" w:date="2026-09-23T12:12:00Z" w16du:dateUtc="2026-09-23T03:12:00Z">
        <w:r>
          <w:rPr>
            <w:rFonts w:ascii="Meiryo UI" w:eastAsia="Meiryo UI" w:hAnsi="Meiryo UI" w:cs="DengXian" w:hint="eastAsia"/>
            <w:kern w:val="0"/>
            <w:sz w:val="21"/>
            <w:szCs w:val="21"/>
            <w:lang w:eastAsia="ja-JP"/>
            <w14:ligatures w14:val="none"/>
          </w:rPr>
          <w:t>が存在する。どのような理由で試薬が削除されているか</w:t>
        </w:r>
      </w:ins>
      <w:del w:id="338" w:author="Honda, Keiko" w:date="2026-09-23T12:11:00Z" w16du:dateUtc="2026-09-23T03:11:00Z">
        <w:r w:rsidR="000976F4" w:rsidDel="00327C27">
          <w:rPr>
            <w:rFonts w:ascii="Meiryo UI" w:eastAsia="Meiryo UI" w:hAnsi="Meiryo UI" w:cs="DengXian" w:hint="eastAsia"/>
            <w:kern w:val="0"/>
            <w:sz w:val="21"/>
            <w:szCs w:val="21"/>
            <w:lang w:eastAsia="ja-JP"/>
            <w14:ligatures w14:val="none"/>
          </w:rPr>
          <w:delText>もの</w:delText>
        </w:r>
      </w:del>
      <w:del w:id="339" w:author="Honda, Keiko" w:date="2026-09-23T12:12:00Z" w16du:dateUtc="2026-09-23T03:12:00Z">
        <w:r w:rsidR="000976F4" w:rsidDel="00327C27">
          <w:rPr>
            <w:rFonts w:ascii="Meiryo UI" w:eastAsia="Meiryo UI" w:hAnsi="Meiryo UI" w:cs="DengXian" w:hint="eastAsia"/>
            <w:kern w:val="0"/>
            <w:sz w:val="21"/>
            <w:szCs w:val="21"/>
            <w:lang w:eastAsia="ja-JP"/>
            <w14:ligatures w14:val="none"/>
          </w:rPr>
          <w:delText>について</w:delText>
        </w:r>
      </w:del>
      <w:r w:rsidR="000976F4">
        <w:rPr>
          <w:rFonts w:ascii="Meiryo UI" w:eastAsia="Meiryo UI" w:hAnsi="Meiryo UI" w:cs="DengXian" w:hint="eastAsia"/>
          <w:kern w:val="0"/>
          <w:sz w:val="21"/>
          <w:szCs w:val="21"/>
          <w:lang w:eastAsia="ja-JP"/>
          <w14:ligatures w14:val="none"/>
        </w:rPr>
        <w:t>ご</w:t>
      </w:r>
      <w:del w:id="340" w:author="Honda, Keiko" w:date="2026-09-23T14:52:00Z" w16du:dateUtc="2026-09-23T05:52:00Z">
        <w:r w:rsidR="000976F4" w:rsidDel="00682594">
          <w:rPr>
            <w:rFonts w:ascii="Meiryo UI" w:eastAsia="Meiryo UI" w:hAnsi="Meiryo UI" w:cs="DengXian" w:hint="eastAsia"/>
            <w:kern w:val="0"/>
            <w:sz w:val="21"/>
            <w:szCs w:val="21"/>
            <w:lang w:eastAsia="ja-JP"/>
            <w14:ligatures w14:val="none"/>
          </w:rPr>
          <w:delText>説明</w:delText>
        </w:r>
      </w:del>
      <w:ins w:id="341" w:author="Honda, Keiko" w:date="2026-09-23T14:52:00Z" w16du:dateUtc="2026-09-23T05:52:00Z">
        <w:r w:rsidR="00682594">
          <w:rPr>
            <w:rFonts w:ascii="Meiryo UI" w:eastAsia="Meiryo UI" w:hAnsi="Meiryo UI" w:cs="DengXian" w:hint="eastAsia"/>
            <w:kern w:val="0"/>
            <w:sz w:val="21"/>
            <w:szCs w:val="21"/>
            <w:lang w:eastAsia="ja-JP"/>
            <w14:ligatures w14:val="none"/>
          </w:rPr>
          <w:t>教示</w:t>
        </w:r>
      </w:ins>
      <w:r w:rsidR="000976F4">
        <w:rPr>
          <w:rFonts w:ascii="Meiryo UI" w:eastAsia="Meiryo UI" w:hAnsi="Meiryo UI" w:cs="DengXian" w:hint="eastAsia"/>
          <w:kern w:val="0"/>
          <w:sz w:val="21"/>
          <w:szCs w:val="21"/>
          <w:lang w:eastAsia="ja-JP"/>
          <w14:ligatures w14:val="none"/>
        </w:rPr>
        <w:t>いただきたい。（アクセンチュア 本田）</w:t>
      </w:r>
    </w:p>
    <w:p w14:paraId="78BA0DC9" w14:textId="52B673A4" w:rsidR="00000000" w:rsidRPr="002B19BD" w:rsidRDefault="00000000" w:rsidP="00D73C33">
      <w:pPr>
        <w:pStyle w:val="a9"/>
        <w:numPr>
          <w:ilvl w:val="2"/>
          <w:numId w:val="17"/>
        </w:numPr>
        <w:rPr>
          <w:rFonts w:ascii="Meiryo UI" w:eastAsia="Meiryo UI" w:hAnsi="Meiryo UI" w:cs="Times New Roman"/>
          <w:sz w:val="21"/>
          <w:szCs w:val="21"/>
          <w:lang w:eastAsia="ja-JP"/>
        </w:rPr>
        <w:pPrChange w:id="342" w:author="Honda, Keiko" w:date="2026-09-23T14:31:00Z" w16du:dateUtc="2026-09-23T05:31:00Z">
          <w:pPr>
            <w:pStyle w:val="a9"/>
            <w:numPr>
              <w:ilvl w:val="1"/>
              <w:numId w:val="17"/>
            </w:numPr>
            <w:spacing w:after="0" w:line="240" w:lineRule="auto"/>
            <w:ind w:left="880" w:hanging="440"/>
          </w:pPr>
        </w:pPrChange>
      </w:pPr>
      <w:r>
        <w:rPr>
          <w:rFonts w:ascii="Meiryo UI" w:eastAsia="Meiryo UI" w:hAnsi="Meiryo UI" w:cs="DengXian" w:hint="eastAsia"/>
          <w:kern w:val="0"/>
          <w:sz w:val="21"/>
          <w:szCs w:val="21"/>
          <w:lang w:eastAsia="ja-JP"/>
          <w14:ligatures w14:val="none"/>
        </w:rPr>
        <w:t>対応表上は試薬ごと削除されているように見えて</w:t>
      </w:r>
      <w:del w:id="343" w:author="Honda, Keiko" w:date="2026-09-23T14:31:00Z" w16du:dateUtc="2026-09-23T05:31:00Z">
        <w:r>
          <w:rPr>
            <w:rFonts w:ascii="Meiryo UI" w:eastAsia="Meiryo UI" w:hAnsi="Meiryo UI" w:cs="DengXian" w:hint="eastAsia"/>
            <w:kern w:val="0"/>
            <w:sz w:val="21"/>
            <w:szCs w:val="21"/>
            <w:lang w:eastAsia="ja-JP"/>
            <w14:ligatures w14:val="none"/>
          </w:rPr>
          <w:delText>いて</w:delText>
        </w:r>
      </w:del>
      <w:r>
        <w:rPr>
          <w:rFonts w:ascii="Meiryo UI" w:eastAsia="Meiryo UI" w:hAnsi="Meiryo UI" w:cs="DengXian" w:hint="eastAsia"/>
          <w:kern w:val="0"/>
          <w:sz w:val="21"/>
          <w:szCs w:val="21"/>
          <w:lang w:eastAsia="ja-JP"/>
          <w14:ligatures w14:val="none"/>
        </w:rPr>
        <w:t>も、実際には同一の販売名称</w:t>
      </w:r>
      <w:ins w:id="344" w:author="Honda, Keiko" w:date="2026-09-23T14:31:00Z" w16du:dateUtc="2026-09-23T05:31:00Z">
        <w:r w:rsidR="00D73C33" w:rsidRPr="00D73C33">
          <w:rPr>
            <w:rFonts w:ascii="Meiryo UI" w:eastAsia="Meiryo UI" w:hAnsi="Meiryo UI" w:hint="eastAsia"/>
            <w:sz w:val="21"/>
            <w:szCs w:val="21"/>
          </w:rPr>
          <w:t>に含まれる</w:t>
        </w:r>
      </w:ins>
      <w:del w:id="345" w:author="Honda, Keiko" w:date="2026-09-23T12:22:00Z" w16du:dateUtc="2026-09-23T03:22:00Z">
        <w:r w:rsidDel="00B40451">
          <w:rPr>
            <w:rFonts w:ascii="Meiryo UI" w:eastAsia="Meiryo UI" w:hAnsi="Meiryo UI" w:cs="DengXian" w:hint="eastAsia"/>
            <w:kern w:val="0"/>
            <w:sz w:val="21"/>
            <w:szCs w:val="21"/>
            <w:lang w:eastAsia="ja-JP"/>
            <w14:ligatures w14:val="none"/>
          </w:rPr>
          <w:delText>でまとめられたセットの中の</w:delText>
        </w:r>
      </w:del>
      <w:r>
        <w:rPr>
          <w:rFonts w:ascii="Meiryo UI" w:eastAsia="Meiryo UI" w:hAnsi="Meiryo UI" w:cs="DengXian" w:hint="eastAsia"/>
          <w:kern w:val="0"/>
          <w:sz w:val="21"/>
          <w:szCs w:val="21"/>
          <w:lang w:eastAsia="ja-JP"/>
          <w14:ligatures w14:val="none"/>
        </w:rPr>
        <w:t>一部</w:t>
      </w:r>
      <w:ins w:id="346" w:author="Honda, Keiko" w:date="2026-09-23T12:22:00Z" w16du:dateUtc="2026-09-23T03:22:00Z">
        <w:r>
          <w:rPr>
            <w:rFonts w:ascii="Meiryo UI" w:eastAsia="Meiryo UI" w:hAnsi="Meiryo UI" w:cs="DengXian" w:hint="eastAsia"/>
            <w:kern w:val="0"/>
            <w:sz w:val="21"/>
            <w:szCs w:val="21"/>
            <w:lang w:eastAsia="ja-JP"/>
            <w14:ligatures w14:val="none"/>
          </w:rPr>
          <w:t>の</w:t>
        </w:r>
      </w:ins>
      <w:ins w:id="347" w:author="Honda, Keiko" w:date="2026-09-23T14:31:00Z" w16du:dateUtc="2026-09-23T05:31:00Z">
        <w:r w:rsidR="00D73C33" w:rsidRPr="00D73C33">
          <w:rPr>
            <w:rFonts w:ascii="Meiryo UI" w:eastAsia="Meiryo UI" w:hAnsi="Meiryo UI" w:hint="eastAsia"/>
            <w:sz w:val="21"/>
            <w:szCs w:val="21"/>
          </w:rPr>
          <w:t>レコード</w:t>
        </w:r>
      </w:ins>
      <w:del w:id="348" w:author="Honda, Keiko" w:date="2026-09-23T12:22:00Z" w16du:dateUtc="2026-09-23T03:22:00Z">
        <w:r w:rsidDel="00B40451">
          <w:rPr>
            <w:rFonts w:ascii="Meiryo UI" w:eastAsia="Meiryo UI" w:hAnsi="Meiryo UI" w:cs="DengXian" w:hint="eastAsia"/>
            <w:kern w:val="0"/>
            <w:sz w:val="21"/>
            <w:szCs w:val="21"/>
            <w:lang w:eastAsia="ja-JP"/>
            <w14:ligatures w14:val="none"/>
          </w:rPr>
          <w:delText>製品名</w:delText>
        </w:r>
      </w:del>
      <w:r>
        <w:rPr>
          <w:rFonts w:ascii="Meiryo UI" w:eastAsia="Meiryo UI" w:hAnsi="Meiryo UI" w:cs="DengXian" w:hint="eastAsia"/>
          <w:kern w:val="0"/>
          <w:sz w:val="21"/>
          <w:szCs w:val="21"/>
          <w:lang w:eastAsia="ja-JP"/>
          <w14:ligatures w14:val="none"/>
        </w:rPr>
        <w:t>が</w:t>
      </w:r>
      <w:ins w:id="349" w:author="Honda, Keiko" w:date="2026-09-23T12:22:00Z" w16du:dateUtc="2026-09-23T03:22:00Z">
        <w:r>
          <w:rPr>
            <w:rFonts w:ascii="Meiryo UI" w:eastAsia="Meiryo UI" w:hAnsi="Meiryo UI" w:cs="DengXian" w:hint="eastAsia"/>
            <w:kern w:val="0"/>
            <w:sz w:val="21"/>
            <w:szCs w:val="21"/>
            <w:lang w:eastAsia="ja-JP"/>
            <w14:ligatures w14:val="none"/>
          </w:rPr>
          <w:t>材料コードの見直し</w:t>
        </w:r>
      </w:ins>
      <w:ins w:id="350" w:author="Honda, Keiko" w:date="2026-09-23T14:31:00Z" w16du:dateUtc="2026-09-23T05:31:00Z">
        <w:r w:rsidR="00D73C33" w:rsidRPr="00D73C33">
          <w:rPr>
            <w:rFonts w:ascii="Meiryo UI" w:eastAsia="Meiryo UI" w:hAnsi="Meiryo UI" w:hint="eastAsia"/>
            <w:sz w:val="21"/>
            <w:szCs w:val="21"/>
          </w:rPr>
          <w:t>等により</w:t>
        </w:r>
      </w:ins>
      <w:ins w:id="351" w:author="Honda, Keiko" w:date="2026-09-23T12:22:00Z" w16du:dateUtc="2026-09-23T03:22:00Z">
        <w:r>
          <w:rPr>
            <w:rFonts w:ascii="Meiryo UI" w:eastAsia="Meiryo UI" w:hAnsi="Meiryo UI" w:cs="DengXian" w:hint="eastAsia"/>
            <w:kern w:val="0"/>
            <w:sz w:val="21"/>
            <w:szCs w:val="21"/>
            <w:lang w:eastAsia="ja-JP"/>
            <w14:ligatures w14:val="none"/>
          </w:rPr>
          <w:t>削除</w:t>
        </w:r>
      </w:ins>
      <w:ins w:id="352" w:author="Honda, Keiko" w:date="2026-09-23T14:31:00Z" w16du:dateUtc="2026-09-23T05:31:00Z">
        <w:r w:rsidR="00D73C33" w:rsidRPr="00D73C33">
          <w:rPr>
            <w:rFonts w:ascii="Meiryo UI" w:eastAsia="Meiryo UI" w:hAnsi="Meiryo UI" w:hint="eastAsia"/>
            <w:sz w:val="21"/>
            <w:szCs w:val="21"/>
          </w:rPr>
          <w:t>されて</w:t>
        </w:r>
        <w:r w:rsidDel="00B40451">
          <w:rPr>
            <w:rFonts w:ascii="Meiryo UI" w:eastAsia="Meiryo UI" w:hAnsi="Meiryo UI" w:cs="DengXian" w:hint="eastAsia"/>
            <w:kern w:val="0"/>
            <w:sz w:val="21"/>
            <w:szCs w:val="21"/>
            <w:lang w:eastAsia="ja-JP"/>
            <w14:ligatures w14:val="none"/>
          </w:rPr>
          <w:t>いる</w:t>
        </w:r>
        <w:r>
          <w:rPr>
            <w:rFonts w:ascii="Meiryo UI" w:eastAsia="Meiryo UI" w:hAnsi="Meiryo UI" w:cs="DengXian" w:hint="eastAsia"/>
            <w:kern w:val="0"/>
            <w:sz w:val="21"/>
            <w:szCs w:val="21"/>
            <w:lang w:eastAsia="ja-JP"/>
            <w14:ligatures w14:val="none"/>
          </w:rPr>
          <w:t>のみ</w:t>
        </w:r>
        <w:r>
          <w:rPr>
            <w:rFonts w:ascii="Meiryo UI" w:eastAsia="Meiryo UI" w:hAnsi="Meiryo UI" w:cs="DengXian" w:hint="eastAsia"/>
            <w:kern w:val="0"/>
            <w:sz w:val="21"/>
            <w:szCs w:val="21"/>
            <w:lang w:eastAsia="ja-JP"/>
            <w14:ligatures w14:val="none"/>
          </w:rPr>
          <w:t>であり</w:t>
        </w:r>
      </w:ins>
      <w:del w:id="353" w:author="Honda, Keiko" w:date="2026-09-23T12:23:00Z" w16du:dateUtc="2026-09-23T03:23:00Z">
        <w:r w:rsidDel="00B40451">
          <w:rPr>
            <w:rFonts w:ascii="Meiryo UI" w:eastAsia="Meiryo UI" w:hAnsi="Meiryo UI" w:cs="DengXian" w:hint="eastAsia"/>
            <w:kern w:val="0"/>
            <w:sz w:val="21"/>
            <w:szCs w:val="21"/>
            <w:lang w:eastAsia="ja-JP"/>
            <w14:ligatures w14:val="none"/>
          </w:rPr>
          <w:delText>なくなっているだけ</w:delText>
        </w:r>
      </w:del>
      <w:del w:id="354" w:author="Honda, Keiko" w:date="2026-09-23T14:31:00Z" w16du:dateUtc="2026-09-23T05:31:00Z">
        <w:r>
          <w:rPr>
            <w:rFonts w:ascii="Meiryo UI" w:eastAsia="Meiryo UI" w:hAnsi="Meiryo UI" w:cs="DengXian" w:hint="eastAsia"/>
            <w:kern w:val="0"/>
            <w:sz w:val="21"/>
            <w:szCs w:val="21"/>
            <w:lang w:eastAsia="ja-JP"/>
            <w14:ligatures w14:val="none"/>
          </w:rPr>
          <w:delText>であり</w:delText>
        </w:r>
      </w:del>
      <w:r>
        <w:rPr>
          <w:rFonts w:ascii="Meiryo UI" w:eastAsia="Meiryo UI" w:hAnsi="Meiryo UI" w:cs="DengXian" w:hint="eastAsia"/>
          <w:kern w:val="0"/>
          <w:sz w:val="21"/>
          <w:szCs w:val="21"/>
          <w:lang w:eastAsia="ja-JP"/>
          <w14:ligatures w14:val="none"/>
        </w:rPr>
        <w:t>、試薬自体</w:t>
      </w:r>
      <w:ins w:id="355" w:author="Honda, Keiko" w:date="2026-09-23T14:31:00Z" w16du:dateUtc="2026-09-23T05:31:00Z">
        <w:r w:rsidR="00D73C33" w:rsidRPr="00D73C33">
          <w:rPr>
            <w:rFonts w:ascii="Meiryo UI" w:eastAsia="Meiryo UI" w:hAnsi="Meiryo UI" w:hint="eastAsia"/>
            <w:sz w:val="21"/>
            <w:szCs w:val="21"/>
          </w:rPr>
          <w:t>が</w:t>
        </w:r>
      </w:ins>
      <w:del w:id="356" w:author="Honda, Keiko" w:date="2026-09-23T14:31:00Z" w16du:dateUtc="2026-09-23T05:31:00Z">
        <w:r>
          <w:rPr>
            <w:rFonts w:ascii="Meiryo UI" w:eastAsia="Meiryo UI" w:hAnsi="Meiryo UI" w:cs="DengXian" w:hint="eastAsia"/>
            <w:kern w:val="0"/>
            <w:sz w:val="21"/>
            <w:szCs w:val="21"/>
            <w:lang w:eastAsia="ja-JP"/>
            <w14:ligatures w14:val="none"/>
          </w:rPr>
          <w:delText>の</w:delText>
        </w:r>
      </w:del>
      <w:r>
        <w:rPr>
          <w:rFonts w:ascii="Meiryo UI" w:eastAsia="Meiryo UI" w:hAnsi="Meiryo UI" w:cs="DengXian" w:hint="eastAsia"/>
          <w:kern w:val="0"/>
          <w:sz w:val="21"/>
          <w:szCs w:val="21"/>
          <w:lang w:eastAsia="ja-JP"/>
          <w14:ligatures w14:val="none"/>
        </w:rPr>
        <w:t>削除</w:t>
      </w:r>
      <w:ins w:id="357" w:author="Honda, Keiko" w:date="2026-09-23T14:31:00Z" w16du:dateUtc="2026-09-23T05:31:00Z">
        <w:r w:rsidR="00D73C33" w:rsidRPr="00D73C33">
          <w:rPr>
            <w:rFonts w:ascii="Meiryo UI" w:eastAsia="Meiryo UI" w:hAnsi="Meiryo UI" w:hint="eastAsia"/>
            <w:sz w:val="21"/>
            <w:szCs w:val="21"/>
          </w:rPr>
          <w:t>されたもの</w:t>
        </w:r>
        <w:r>
          <w:rPr>
            <w:rFonts w:ascii="Meiryo UI" w:eastAsia="Meiryo UI" w:hAnsi="Meiryo UI" w:cs="DengXian" w:hint="eastAsia"/>
            <w:kern w:val="0"/>
            <w:sz w:val="21"/>
            <w:szCs w:val="21"/>
            <w:lang w:eastAsia="ja-JP"/>
            <w14:ligatures w14:val="none"/>
          </w:rPr>
          <w:t>ではない</w:t>
        </w:r>
      </w:ins>
      <w:del w:id="358" w:author="Honda, Keiko" w:date="2026-09-23T14:31:00Z" w16du:dateUtc="2026-09-23T05:31:00Z">
        <w:r>
          <w:rPr>
            <w:rFonts w:ascii="Meiryo UI" w:eastAsia="Meiryo UI" w:hAnsi="Meiryo UI" w:cs="DengXian" w:hint="eastAsia"/>
            <w:kern w:val="0"/>
            <w:sz w:val="21"/>
            <w:szCs w:val="21"/>
            <w:lang w:eastAsia="ja-JP"/>
            <w14:ligatures w14:val="none"/>
          </w:rPr>
          <w:delText>ではない</w:delText>
        </w:r>
      </w:del>
      <w:r>
        <w:rPr>
          <w:rFonts w:ascii="Meiryo UI" w:eastAsia="Meiryo UI" w:hAnsi="Meiryo UI" w:cs="DengXian" w:hint="eastAsia"/>
          <w:kern w:val="0"/>
          <w:sz w:val="21"/>
          <w:szCs w:val="21"/>
          <w:lang w:eastAsia="ja-JP"/>
          <w14:ligatures w14:val="none"/>
        </w:rPr>
        <w:t>。（</w:t>
      </w:r>
      <w:r>
        <w:rPr>
          <w:rFonts w:ascii="Meiryo UI" w:eastAsia="Meiryo UI" w:hAnsi="Meiryo UI" w:cs="DengXian" w:hint="eastAsia"/>
          <w:kern w:val="0"/>
          <w:sz w:val="21"/>
          <w:szCs w:val="21"/>
          <w:lang w:eastAsia="ja-JP"/>
          <w14:ligatures w14:val="none"/>
        </w:rPr>
        <w:t>JLAC</w:t>
      </w:r>
      <w:r>
        <w:rPr>
          <w:rFonts w:ascii="Meiryo UI" w:eastAsia="Meiryo UI" w:hAnsi="Meiryo UI" w:cs="DengXian" w:hint="eastAsia"/>
          <w:kern w:val="0"/>
          <w:sz w:val="21"/>
          <w:szCs w:val="21"/>
          <w:lang w:eastAsia="ja-JP"/>
          <w14:ligatures w14:val="none"/>
        </w:rPr>
        <w:t>センター</w:t>
      </w:r>
      <w:r>
        <w:rPr>
          <w:rFonts w:ascii="Meiryo UI" w:eastAsia="Meiryo UI" w:hAnsi="Meiryo UI" w:cs="DengXian" w:hint="eastAsia"/>
          <w:kern w:val="0"/>
          <w:sz w:val="21"/>
          <w:szCs w:val="21"/>
          <w:lang w:eastAsia="ja-JP"/>
          <w14:ligatures w14:val="none"/>
        </w:rPr>
        <w:t xml:space="preserve"> </w:t>
      </w:r>
      <w:r>
        <w:rPr>
          <w:rFonts w:ascii="Meiryo UI" w:eastAsia="Meiryo UI" w:hAnsi="Meiryo UI" w:cs="DengXian" w:hint="eastAsia"/>
          <w:kern w:val="0"/>
          <w:sz w:val="21"/>
          <w:szCs w:val="21"/>
          <w:lang w:eastAsia="ja-JP"/>
          <w14:ligatures w14:val="none"/>
        </w:rPr>
        <w:t>岡田）</w:t>
      </w:r>
    </w:p>
    <w:p w14:paraId="105C071B" w14:textId="5E896F61" w:rsidR="002C675F" w:rsidRPr="002C675F" w:rsidRDefault="002B19BD" w:rsidP="002B19BD">
      <w:pPr>
        <w:pStyle w:val="a9"/>
        <w:numPr>
          <w:ilvl w:val="1"/>
          <w:numId w:val="17"/>
        </w:numPr>
        <w:spacing w:after="0" w:line="240" w:lineRule="auto"/>
        <w:rPr>
          <w:rFonts w:ascii="Meiryo UI" w:eastAsia="Meiryo UI" w:hAnsi="Meiryo UI" w:cs="Times New Roman"/>
          <w:sz w:val="21"/>
          <w:szCs w:val="21"/>
          <w:lang w:eastAsia="ja-JP"/>
        </w:rPr>
      </w:pPr>
      <w:r>
        <w:rPr>
          <w:rFonts w:ascii="Meiryo UI" w:eastAsia="Meiryo UI" w:hAnsi="Meiryo UI" w:cs="DengXian" w:hint="eastAsia"/>
          <w:kern w:val="0"/>
          <w:sz w:val="21"/>
          <w:szCs w:val="21"/>
          <w:lang w:eastAsia="ja-JP"/>
          <w14:ligatures w14:val="none"/>
        </w:rPr>
        <w:lastRenderedPageBreak/>
        <w:t>承知した。モデル医療機関には、削除されてい</w:t>
      </w:r>
      <w:ins w:id="359" w:author="Honda, Keiko" w:date="2026-09-23T12:23:00Z" w16du:dateUtc="2026-09-23T03:23:00Z">
        <w:r w:rsidR="00B40451">
          <w:rPr>
            <w:rFonts w:ascii="Meiryo UI" w:eastAsia="Meiryo UI" w:hAnsi="Meiryo UI" w:cs="DengXian" w:hint="eastAsia"/>
            <w:kern w:val="0"/>
            <w:sz w:val="21"/>
            <w:szCs w:val="21"/>
            <w:lang w:eastAsia="ja-JP"/>
            <w14:ligatures w14:val="none"/>
          </w:rPr>
          <w:t>る</w:t>
        </w:r>
      </w:ins>
      <w:del w:id="360" w:author="Honda, Keiko" w:date="2026-09-23T12:23:00Z" w16du:dateUtc="2026-09-23T03:23:00Z">
        <w:r w:rsidDel="00B40451">
          <w:rPr>
            <w:rFonts w:ascii="Meiryo UI" w:eastAsia="Meiryo UI" w:hAnsi="Meiryo UI" w:cs="DengXian" w:hint="eastAsia"/>
            <w:kern w:val="0"/>
            <w:sz w:val="21"/>
            <w:szCs w:val="21"/>
            <w:lang w:eastAsia="ja-JP"/>
            <w14:ligatures w14:val="none"/>
          </w:rPr>
          <w:delText>てマッピングすべき</w:delText>
        </w:r>
      </w:del>
      <w:r>
        <w:rPr>
          <w:rFonts w:ascii="Meiryo UI" w:eastAsia="Meiryo UI" w:hAnsi="Meiryo UI" w:cs="DengXian" w:hint="eastAsia"/>
          <w:kern w:val="0"/>
          <w:sz w:val="21"/>
          <w:szCs w:val="21"/>
          <w:lang w:eastAsia="ja-JP"/>
          <w14:ligatures w14:val="none"/>
        </w:rPr>
        <w:t>コード</w:t>
      </w:r>
      <w:ins w:id="361" w:author="Honda, Keiko" w:date="2026-09-23T12:23:00Z" w16du:dateUtc="2026-09-23T03:23:00Z">
        <w:r w:rsidR="00B40451">
          <w:rPr>
            <w:rFonts w:ascii="Meiryo UI" w:eastAsia="Meiryo UI" w:hAnsi="Meiryo UI" w:cs="DengXian" w:hint="eastAsia"/>
            <w:kern w:val="0"/>
            <w:sz w:val="21"/>
            <w:szCs w:val="21"/>
            <w:lang w:eastAsia="ja-JP"/>
            <w14:ligatures w14:val="none"/>
          </w:rPr>
          <w:t>を利用している</w:t>
        </w:r>
      </w:ins>
      <w:del w:id="362" w:author="Honda, Keiko" w:date="2026-09-23T12:24:00Z" w16du:dateUtc="2026-09-23T03:24:00Z">
        <w:r w:rsidDel="00B40451">
          <w:rPr>
            <w:rFonts w:ascii="Meiryo UI" w:eastAsia="Meiryo UI" w:hAnsi="Meiryo UI" w:cs="DengXian" w:hint="eastAsia"/>
            <w:kern w:val="0"/>
            <w:sz w:val="21"/>
            <w:szCs w:val="21"/>
            <w:lang w:eastAsia="ja-JP"/>
            <w14:ligatures w14:val="none"/>
          </w:rPr>
          <w:delText>が</w:delText>
        </w:r>
      </w:del>
      <w:del w:id="363" w:author="Honda, Keiko" w:date="2026-09-23T12:23:00Z" w16du:dateUtc="2026-09-23T03:23:00Z">
        <w:r w:rsidDel="00B40451">
          <w:rPr>
            <w:rFonts w:ascii="Meiryo UI" w:eastAsia="Meiryo UI" w:hAnsi="Meiryo UI" w:cs="DengXian" w:hint="eastAsia"/>
            <w:kern w:val="0"/>
            <w:sz w:val="21"/>
            <w:szCs w:val="21"/>
            <w:lang w:eastAsia="ja-JP"/>
            <w14:ligatures w14:val="none"/>
          </w:rPr>
          <w:delText>判別できない</w:delText>
        </w:r>
      </w:del>
      <w:r>
        <w:rPr>
          <w:rFonts w:ascii="Meiryo UI" w:eastAsia="Meiryo UI" w:hAnsi="Meiryo UI" w:cs="DengXian" w:hint="eastAsia"/>
          <w:kern w:val="0"/>
          <w:sz w:val="21"/>
          <w:szCs w:val="21"/>
          <w:lang w:eastAsia="ja-JP"/>
          <w14:ligatures w14:val="none"/>
        </w:rPr>
        <w:t>場合には問い合わせていただくよう案内しているため、</w:t>
      </w:r>
      <w:ins w:id="364" w:author="Honda, Keiko" w:date="2026-09-23T12:23:00Z" w16du:dateUtc="2026-09-23T03:23:00Z">
        <w:r w:rsidR="00B40451">
          <w:rPr>
            <w:rFonts w:ascii="Meiryo UI" w:eastAsia="Meiryo UI" w:hAnsi="Meiryo UI" w:cs="DengXian" w:hint="eastAsia"/>
            <w:kern w:val="0"/>
            <w:sz w:val="21"/>
            <w:szCs w:val="21"/>
            <w:lang w:eastAsia="ja-JP"/>
            <w14:ligatures w14:val="none"/>
          </w:rPr>
          <w:t>問い合わせを受領した</w:t>
        </w:r>
      </w:ins>
      <w:ins w:id="365" w:author="Honda, Keiko" w:date="2026-09-23T12:24:00Z" w16du:dateUtc="2026-09-23T03:24:00Z">
        <w:r w:rsidR="00B40451">
          <w:rPr>
            <w:rFonts w:ascii="Meiryo UI" w:eastAsia="Meiryo UI" w:hAnsi="Meiryo UI" w:cs="DengXian" w:hint="eastAsia"/>
            <w:kern w:val="0"/>
            <w:sz w:val="21"/>
            <w:szCs w:val="21"/>
            <w:lang w:eastAsia="ja-JP"/>
            <w14:ligatures w14:val="none"/>
          </w:rPr>
          <w:t>際に確認させていただきたい</w:t>
        </w:r>
      </w:ins>
      <w:del w:id="366" w:author="Honda, Keiko" w:date="2026-09-23T12:24:00Z" w16du:dateUtc="2026-09-23T03:24:00Z">
        <w:r w:rsidDel="00B40451">
          <w:rPr>
            <w:rFonts w:ascii="Meiryo UI" w:eastAsia="Meiryo UI" w:hAnsi="Meiryo UI" w:cs="DengXian" w:hint="eastAsia"/>
            <w:kern w:val="0"/>
            <w:sz w:val="21"/>
            <w:szCs w:val="21"/>
            <w:lang w:eastAsia="ja-JP"/>
            <w14:ligatures w14:val="none"/>
          </w:rPr>
          <w:delText>問題ないと考える</w:delText>
        </w:r>
      </w:del>
      <w:r>
        <w:rPr>
          <w:rFonts w:ascii="Meiryo UI" w:eastAsia="Meiryo UI" w:hAnsi="Meiryo UI" w:cs="DengXian" w:hint="eastAsia"/>
          <w:kern w:val="0"/>
          <w:sz w:val="21"/>
          <w:szCs w:val="21"/>
          <w:lang w:eastAsia="ja-JP"/>
          <w14:ligatures w14:val="none"/>
        </w:rPr>
        <w:t>。（アクセンチュア 本田）</w:t>
      </w:r>
    </w:p>
    <w:p w14:paraId="68E08DCD" w14:textId="598BA527" w:rsidR="002C675F" w:rsidRPr="002C675F" w:rsidRDefault="00B40451" w:rsidP="002C675F">
      <w:pPr>
        <w:pStyle w:val="a9"/>
        <w:numPr>
          <w:ilvl w:val="0"/>
          <w:numId w:val="17"/>
        </w:numPr>
        <w:spacing w:after="0" w:line="240" w:lineRule="auto"/>
        <w:rPr>
          <w:rFonts w:ascii="Meiryo UI" w:eastAsia="Meiryo UI" w:hAnsi="Meiryo UI" w:cs="Times New Roman"/>
          <w:sz w:val="21"/>
          <w:szCs w:val="21"/>
          <w:lang w:eastAsia="ja-JP"/>
        </w:rPr>
      </w:pPr>
      <w:ins w:id="367" w:author="Honda, Keiko" w:date="2026-09-23T12:24:00Z" w16du:dateUtc="2026-09-23T03:24:00Z">
        <w:r>
          <w:rPr>
            <w:rFonts w:ascii="Meiryo UI" w:eastAsia="Meiryo UI" w:hAnsi="Meiryo UI" w:cs="DengXian" w:hint="eastAsia"/>
            <w:kern w:val="0"/>
            <w:sz w:val="21"/>
            <w:szCs w:val="21"/>
            <w:lang w:eastAsia="ja-JP"/>
            <w14:ligatures w14:val="none"/>
          </w:rPr>
          <w:t>削除理由が</w:t>
        </w:r>
      </w:ins>
      <w:r w:rsidR="002C675F">
        <w:rPr>
          <w:rFonts w:ascii="Meiryo UI" w:eastAsia="Meiryo UI" w:hAnsi="Meiryo UI" w:cs="DengXian" w:hint="eastAsia"/>
          <w:kern w:val="0"/>
          <w:sz w:val="21"/>
          <w:szCs w:val="21"/>
          <w:lang w:eastAsia="ja-JP"/>
          <w14:ligatures w14:val="none"/>
        </w:rPr>
        <w:t>販売終了</w:t>
      </w:r>
      <w:ins w:id="368" w:author="Honda, Keiko" w:date="2026-09-23T12:24:00Z" w16du:dateUtc="2026-09-23T03:24:00Z">
        <w:r>
          <w:rPr>
            <w:rFonts w:ascii="Meiryo UI" w:eastAsia="Meiryo UI" w:hAnsi="Meiryo UI" w:cs="DengXian" w:hint="eastAsia"/>
            <w:kern w:val="0"/>
            <w:sz w:val="21"/>
            <w:szCs w:val="21"/>
            <w:lang w:eastAsia="ja-JP"/>
            <w14:ligatures w14:val="none"/>
          </w:rPr>
          <w:t>である</w:t>
        </w:r>
      </w:ins>
      <w:del w:id="369" w:author="Honda, Keiko" w:date="2026-09-23T12:24:00Z" w16du:dateUtc="2026-09-23T03:24:00Z">
        <w:r w:rsidR="002C675F" w:rsidDel="00B40451">
          <w:rPr>
            <w:rFonts w:ascii="Meiryo UI" w:eastAsia="Meiryo UI" w:hAnsi="Meiryo UI" w:cs="DengXian" w:hint="eastAsia"/>
            <w:kern w:val="0"/>
            <w:sz w:val="21"/>
            <w:szCs w:val="21"/>
            <w:lang w:eastAsia="ja-JP"/>
            <w14:ligatures w14:val="none"/>
          </w:rPr>
          <w:delText>と記載されていた</w:delText>
        </w:r>
      </w:del>
      <w:r w:rsidR="002C675F">
        <w:rPr>
          <w:rFonts w:ascii="Meiryo UI" w:eastAsia="Meiryo UI" w:hAnsi="Meiryo UI" w:cs="DengXian" w:hint="eastAsia"/>
          <w:kern w:val="0"/>
          <w:sz w:val="21"/>
          <w:szCs w:val="21"/>
          <w:lang w:eastAsia="ja-JP"/>
          <w14:ligatures w14:val="none"/>
        </w:rPr>
        <w:t>試薬について、適用終了日が</w:t>
      </w:r>
      <w:ins w:id="370" w:author="Honda, Keiko" w:date="2026-09-23T12:24:00Z" w16du:dateUtc="2026-09-23T03:24:00Z">
        <w:r>
          <w:rPr>
            <w:rFonts w:ascii="Meiryo UI" w:eastAsia="Meiryo UI" w:hAnsi="Meiryo UI" w:cs="DengXian" w:hint="eastAsia"/>
            <w:kern w:val="0"/>
            <w:sz w:val="21"/>
            <w:szCs w:val="21"/>
            <w:lang w:eastAsia="ja-JP"/>
            <w14:ligatures w14:val="none"/>
          </w:rPr>
          <w:t>「</w:t>
        </w:r>
      </w:ins>
      <w:r w:rsidR="002C675F">
        <w:rPr>
          <w:rFonts w:ascii="Meiryo UI" w:eastAsia="Meiryo UI" w:hAnsi="Meiryo UI" w:cs="DengXian" w:hint="eastAsia"/>
          <w:kern w:val="0"/>
          <w:sz w:val="21"/>
          <w:szCs w:val="21"/>
          <w:lang w:eastAsia="ja-JP"/>
          <w14:ligatures w14:val="none"/>
        </w:rPr>
        <w:t>99999999</w:t>
      </w:r>
      <w:ins w:id="371" w:author="Honda, Keiko" w:date="2026-09-23T12:24:00Z" w16du:dateUtc="2026-09-23T03:24:00Z">
        <w:r>
          <w:rPr>
            <w:rFonts w:ascii="Meiryo UI" w:eastAsia="Meiryo UI" w:hAnsi="Meiryo UI" w:cs="DengXian" w:hint="eastAsia"/>
            <w:kern w:val="0"/>
            <w:sz w:val="21"/>
            <w:szCs w:val="21"/>
            <w:lang w:eastAsia="ja-JP"/>
            <w14:ligatures w14:val="none"/>
          </w:rPr>
          <w:t>」</w:t>
        </w:r>
      </w:ins>
      <w:r w:rsidR="002C675F">
        <w:rPr>
          <w:rFonts w:ascii="Meiryo UI" w:eastAsia="Meiryo UI" w:hAnsi="Meiryo UI" w:cs="DengXian" w:hint="eastAsia"/>
          <w:kern w:val="0"/>
          <w:sz w:val="21"/>
          <w:szCs w:val="21"/>
          <w:lang w:eastAsia="ja-JP"/>
          <w14:ligatures w14:val="none"/>
        </w:rPr>
        <w:t>に</w:t>
      </w:r>
      <w:ins w:id="372" w:author="Honda, Keiko" w:date="2026-09-23T12:24:00Z" w16du:dateUtc="2026-09-23T03:24:00Z">
        <w:r>
          <w:rPr>
            <w:rFonts w:ascii="Meiryo UI" w:eastAsia="Meiryo UI" w:hAnsi="Meiryo UI" w:cs="DengXian" w:hint="eastAsia"/>
            <w:kern w:val="0"/>
            <w:sz w:val="21"/>
            <w:szCs w:val="21"/>
            <w:lang w:eastAsia="ja-JP"/>
            <w14:ligatures w14:val="none"/>
          </w:rPr>
          <w:t>なっていたが、理由を</w:t>
        </w:r>
      </w:ins>
      <w:del w:id="373" w:author="Honda, Keiko" w:date="2026-09-23T12:24:00Z" w16du:dateUtc="2026-09-23T03:24:00Z">
        <w:r w:rsidR="002C675F" w:rsidDel="00B40451">
          <w:rPr>
            <w:rFonts w:ascii="Meiryo UI" w:eastAsia="Meiryo UI" w:hAnsi="Meiryo UI" w:cs="DengXian" w:hint="eastAsia"/>
            <w:kern w:val="0"/>
            <w:sz w:val="21"/>
            <w:szCs w:val="21"/>
            <w:lang w:eastAsia="ja-JP"/>
            <w14:ligatures w14:val="none"/>
          </w:rPr>
          <w:delText>変更されていたことについてもご</w:delText>
        </w:r>
      </w:del>
      <w:r w:rsidR="002C675F">
        <w:rPr>
          <w:rFonts w:ascii="Meiryo UI" w:eastAsia="Meiryo UI" w:hAnsi="Meiryo UI" w:cs="DengXian" w:hint="eastAsia"/>
          <w:kern w:val="0"/>
          <w:sz w:val="21"/>
          <w:szCs w:val="21"/>
          <w:lang w:eastAsia="ja-JP"/>
          <w14:ligatures w14:val="none"/>
        </w:rPr>
        <w:t>説明いただきたい。（アクセンチュア 本田）</w:t>
      </w:r>
    </w:p>
    <w:p w14:paraId="673FB308" w14:textId="77777777" w:rsidR="002C675F" w:rsidRPr="002C675F" w:rsidRDefault="002C675F" w:rsidP="002C675F">
      <w:pPr>
        <w:pStyle w:val="a9"/>
        <w:numPr>
          <w:ilvl w:val="1"/>
          <w:numId w:val="17"/>
        </w:numPr>
        <w:spacing w:after="0" w:line="240" w:lineRule="auto"/>
        <w:rPr>
          <w:rFonts w:ascii="Meiryo UI" w:eastAsia="Meiryo UI" w:hAnsi="Meiryo UI" w:cs="Times New Roman"/>
          <w:sz w:val="21"/>
          <w:szCs w:val="21"/>
          <w:lang w:eastAsia="ja-JP"/>
        </w:rPr>
      </w:pPr>
      <w:r>
        <w:rPr>
          <w:rFonts w:ascii="Meiryo UI" w:eastAsia="Meiryo UI" w:hAnsi="Meiryo UI" w:cs="DengXian" w:hint="eastAsia"/>
          <w:kern w:val="0"/>
          <w:sz w:val="21"/>
          <w:szCs w:val="21"/>
          <w:lang w:eastAsia="ja-JP"/>
          <w14:ligatures w14:val="none"/>
        </w:rPr>
        <w:t>持ち帰り確認する。正しい日付は何か。（JLACセンター 河井）</w:t>
      </w:r>
    </w:p>
    <w:p w14:paraId="4E550B84" w14:textId="77777777" w:rsidR="002C675F" w:rsidRPr="002C675F" w:rsidRDefault="002C675F" w:rsidP="002C675F">
      <w:pPr>
        <w:pStyle w:val="a9"/>
        <w:numPr>
          <w:ilvl w:val="1"/>
          <w:numId w:val="17"/>
        </w:numPr>
        <w:spacing w:after="0" w:line="240" w:lineRule="auto"/>
        <w:rPr>
          <w:rFonts w:ascii="Meiryo UI" w:eastAsia="Meiryo UI" w:hAnsi="Meiryo UI" w:cs="Times New Roman"/>
          <w:sz w:val="21"/>
          <w:szCs w:val="21"/>
          <w:lang w:eastAsia="ja-JP"/>
        </w:rPr>
      </w:pPr>
      <w:r>
        <w:rPr>
          <w:rFonts w:ascii="Meiryo UI" w:eastAsia="Meiryo UI" w:hAnsi="Meiryo UI" w:cs="DengXian" w:hint="eastAsia"/>
          <w:kern w:val="0"/>
          <w:sz w:val="21"/>
          <w:szCs w:val="21"/>
          <w:lang w:eastAsia="ja-JP"/>
          <w14:ligatures w14:val="none"/>
        </w:rPr>
        <w:t>現在ポータルサイトにて公開されている8月版のマスタの適用開始日・適用終了日と揃えていただきたい。</w:t>
      </w:r>
      <w:r w:rsidRPr="0067340B">
        <w:rPr>
          <w:rFonts w:ascii="Meiryo UI" w:eastAsia="Meiryo UI" w:hAnsi="Meiryo UI" w:hint="eastAsia"/>
          <w:b/>
          <w:color w:val="0070C0"/>
          <w:sz w:val="21"/>
          <w:szCs w:val="21"/>
          <w:lang w:eastAsia="ja-JP"/>
        </w:rPr>
        <w:t>【★宿題】</w:t>
      </w:r>
      <w:r>
        <w:rPr>
          <w:rFonts w:ascii="Meiryo UI" w:eastAsia="Meiryo UI" w:hAnsi="Meiryo UI" w:cs="DengXian" w:hint="eastAsia"/>
          <w:kern w:val="0"/>
          <w:sz w:val="21"/>
          <w:szCs w:val="21"/>
          <w:lang w:eastAsia="ja-JP"/>
          <w14:ligatures w14:val="none"/>
        </w:rPr>
        <w:t>（アクセンチュア 本田）</w:t>
      </w:r>
    </w:p>
    <w:p w14:paraId="365BF8DF" w14:textId="3F4DC4BE" w:rsidR="002C675F" w:rsidRPr="002C675F" w:rsidRDefault="00B40451" w:rsidP="002C675F">
      <w:pPr>
        <w:pStyle w:val="a9"/>
        <w:numPr>
          <w:ilvl w:val="0"/>
          <w:numId w:val="17"/>
        </w:numPr>
        <w:spacing w:after="0" w:line="240" w:lineRule="auto"/>
        <w:rPr>
          <w:rFonts w:ascii="Meiryo UI" w:eastAsia="Meiryo UI" w:hAnsi="Meiryo UI" w:cs="Times New Roman"/>
          <w:sz w:val="21"/>
          <w:szCs w:val="21"/>
          <w:lang w:eastAsia="ja-JP"/>
        </w:rPr>
      </w:pPr>
      <w:ins w:id="374" w:author="Honda, Keiko" w:date="2026-09-23T12:25:00Z" w16du:dateUtc="2026-09-23T03:25:00Z">
        <w:r>
          <w:rPr>
            <w:rFonts w:ascii="Meiryo UI" w:eastAsia="Meiryo UI" w:hAnsi="Meiryo UI" w:cs="DengXian" w:hint="eastAsia"/>
            <w:kern w:val="0"/>
            <w:sz w:val="21"/>
            <w:szCs w:val="21"/>
            <w:lang w:eastAsia="ja-JP"/>
            <w14:ligatures w14:val="none"/>
          </w:rPr>
          <w:t>9/2に</w:t>
        </w:r>
      </w:ins>
      <w:r w:rsidR="002C675F">
        <w:rPr>
          <w:rFonts w:ascii="Meiryo UI" w:eastAsia="Meiryo UI" w:hAnsi="Meiryo UI" w:cs="DengXian" w:hint="eastAsia"/>
          <w:kern w:val="0"/>
          <w:sz w:val="21"/>
          <w:szCs w:val="21"/>
          <w:lang w:eastAsia="ja-JP"/>
          <w14:ligatures w14:val="none"/>
        </w:rPr>
        <w:t>JLACセンター</w:t>
      </w:r>
      <w:ins w:id="375" w:author="Honda, Keiko" w:date="2026-09-23T12:25:00Z" w16du:dateUtc="2026-09-23T03:25:00Z">
        <w:r>
          <w:rPr>
            <w:rFonts w:ascii="Meiryo UI" w:eastAsia="Meiryo UI" w:hAnsi="Meiryo UI" w:cs="DengXian" w:hint="eastAsia"/>
            <w:kern w:val="0"/>
            <w:sz w:val="21"/>
            <w:szCs w:val="21"/>
            <w:lang w:eastAsia="ja-JP"/>
            <w14:ligatures w14:val="none"/>
          </w:rPr>
          <w:t>より提出いただいた</w:t>
        </w:r>
      </w:ins>
      <w:del w:id="376" w:author="Honda, Keiko" w:date="2026-09-23T12:25:00Z" w16du:dateUtc="2026-09-23T03:25:00Z">
        <w:r w:rsidR="002C675F" w:rsidDel="00B40451">
          <w:rPr>
            <w:rFonts w:ascii="Meiryo UI" w:eastAsia="Meiryo UI" w:hAnsi="Meiryo UI" w:cs="DengXian" w:hint="eastAsia"/>
            <w:kern w:val="0"/>
            <w:sz w:val="21"/>
            <w:szCs w:val="21"/>
            <w:lang w:eastAsia="ja-JP"/>
            <w14:ligatures w14:val="none"/>
          </w:rPr>
          <w:delText>にて作成いただいた</w:delText>
        </w:r>
      </w:del>
      <w:r w:rsidR="002C675F">
        <w:rPr>
          <w:rFonts w:ascii="Meiryo UI" w:eastAsia="Meiryo UI" w:hAnsi="Meiryo UI" w:cs="DengXian" w:hint="eastAsia"/>
          <w:kern w:val="0"/>
          <w:sz w:val="21"/>
          <w:szCs w:val="21"/>
          <w:lang w:eastAsia="ja-JP"/>
          <w14:ligatures w14:val="none"/>
        </w:rPr>
        <w:t>新旧対応表</w:t>
      </w:r>
      <w:ins w:id="377" w:author="Honda, Keiko" w:date="2026-09-23T12:25:00Z" w16du:dateUtc="2026-09-23T03:25:00Z">
        <w:r>
          <w:rPr>
            <w:rFonts w:ascii="Meiryo UI" w:eastAsia="Meiryo UI" w:hAnsi="Meiryo UI" w:cs="DengXian" w:hint="eastAsia"/>
            <w:kern w:val="0"/>
            <w:sz w:val="21"/>
            <w:szCs w:val="21"/>
            <w:lang w:eastAsia="ja-JP"/>
            <w14:ligatures w14:val="none"/>
          </w:rPr>
          <w:t>は</w:t>
        </w:r>
      </w:ins>
      <w:del w:id="378" w:author="Honda, Keiko" w:date="2026-09-23T12:25:00Z" w16du:dateUtc="2026-09-23T03:25:00Z">
        <w:r w:rsidR="002C675F" w:rsidDel="00B40451">
          <w:rPr>
            <w:rFonts w:ascii="Meiryo UI" w:eastAsia="Meiryo UI" w:hAnsi="Meiryo UI" w:cs="DengXian" w:hint="eastAsia"/>
            <w:kern w:val="0"/>
            <w:sz w:val="21"/>
            <w:szCs w:val="21"/>
            <w:lang w:eastAsia="ja-JP"/>
            <w14:ligatures w14:val="none"/>
          </w:rPr>
          <w:delText>をモデル</w:delText>
        </w:r>
      </w:del>
      <w:r w:rsidR="002C675F">
        <w:rPr>
          <w:rFonts w:ascii="Meiryo UI" w:eastAsia="Meiryo UI" w:hAnsi="Meiryo UI" w:cs="DengXian" w:hint="eastAsia"/>
          <w:kern w:val="0"/>
          <w:sz w:val="21"/>
          <w:szCs w:val="21"/>
          <w:lang w:eastAsia="ja-JP"/>
          <w14:ligatures w14:val="none"/>
        </w:rPr>
        <w:t>医療機関</w:t>
      </w:r>
      <w:ins w:id="379" w:author="Honda, Keiko" w:date="2026-09-23T12:25:00Z" w16du:dateUtc="2026-09-23T03:25:00Z">
        <w:r>
          <w:rPr>
            <w:rFonts w:ascii="Meiryo UI" w:eastAsia="Meiryo UI" w:hAnsi="Meiryo UI" w:cs="DengXian" w:hint="eastAsia"/>
            <w:kern w:val="0"/>
            <w:sz w:val="21"/>
            <w:szCs w:val="21"/>
            <w:lang w:eastAsia="ja-JP"/>
            <w14:ligatures w14:val="none"/>
          </w:rPr>
          <w:t>へ提供して</w:t>
        </w:r>
      </w:ins>
      <w:del w:id="380" w:author="Honda, Keiko" w:date="2026-09-23T12:25:00Z" w16du:dateUtc="2026-09-23T03:25:00Z">
        <w:r w:rsidR="002C675F" w:rsidDel="00B40451">
          <w:rPr>
            <w:rFonts w:ascii="Meiryo UI" w:eastAsia="Meiryo UI" w:hAnsi="Meiryo UI" w:cs="DengXian" w:hint="eastAsia"/>
            <w:kern w:val="0"/>
            <w:sz w:val="21"/>
            <w:szCs w:val="21"/>
            <w:lang w:eastAsia="ja-JP"/>
            <w14:ligatures w14:val="none"/>
          </w:rPr>
          <w:delText>に共有して</w:delText>
        </w:r>
      </w:del>
      <w:r w:rsidR="002C675F">
        <w:rPr>
          <w:rFonts w:ascii="Meiryo UI" w:eastAsia="Meiryo UI" w:hAnsi="Meiryo UI" w:cs="DengXian" w:hint="eastAsia"/>
          <w:kern w:val="0"/>
          <w:sz w:val="21"/>
          <w:szCs w:val="21"/>
          <w:lang w:eastAsia="ja-JP"/>
          <w14:ligatures w14:val="none"/>
        </w:rPr>
        <w:t>よい</w:t>
      </w:r>
      <w:ins w:id="381" w:author="Honda, Keiko" w:date="2026-09-23T12:25:00Z" w16du:dateUtc="2026-09-23T03:25:00Z">
        <w:r>
          <w:rPr>
            <w:rFonts w:ascii="Meiryo UI" w:eastAsia="Meiryo UI" w:hAnsi="Meiryo UI" w:cs="DengXian" w:hint="eastAsia"/>
            <w:kern w:val="0"/>
            <w:sz w:val="21"/>
            <w:szCs w:val="21"/>
            <w:lang w:eastAsia="ja-JP"/>
            <w14:ligatures w14:val="none"/>
          </w:rPr>
          <w:t>状態</w:t>
        </w:r>
      </w:ins>
      <w:r w:rsidR="002C675F">
        <w:rPr>
          <w:rFonts w:ascii="Meiryo UI" w:eastAsia="Meiryo UI" w:hAnsi="Meiryo UI" w:cs="DengXian" w:hint="eastAsia"/>
          <w:kern w:val="0"/>
          <w:sz w:val="21"/>
          <w:szCs w:val="21"/>
          <w:lang w:eastAsia="ja-JP"/>
          <w14:ligatures w14:val="none"/>
        </w:rPr>
        <w:t>か。（アクセンチュア　本田）</w:t>
      </w:r>
    </w:p>
    <w:p w14:paraId="5B42896F" w14:textId="77777777" w:rsidR="002C675F" w:rsidRPr="002C675F" w:rsidRDefault="002C675F" w:rsidP="002C675F">
      <w:pPr>
        <w:pStyle w:val="a9"/>
        <w:numPr>
          <w:ilvl w:val="1"/>
          <w:numId w:val="17"/>
        </w:numPr>
        <w:spacing w:after="0" w:line="240" w:lineRule="auto"/>
        <w:rPr>
          <w:rFonts w:ascii="Meiryo UI" w:eastAsia="Meiryo UI" w:hAnsi="Meiryo UI" w:cs="Times New Roman"/>
          <w:sz w:val="21"/>
          <w:szCs w:val="21"/>
          <w:lang w:eastAsia="ja-JP"/>
        </w:rPr>
      </w:pPr>
      <w:r>
        <w:rPr>
          <w:rFonts w:ascii="Meiryo UI" w:eastAsia="Meiryo UI" w:hAnsi="Meiryo UI" w:cs="DengXian" w:hint="eastAsia"/>
          <w:kern w:val="0"/>
          <w:sz w:val="21"/>
          <w:szCs w:val="21"/>
          <w:lang w:eastAsia="ja-JP"/>
          <w14:ligatures w14:val="none"/>
        </w:rPr>
        <w:t>JLACセンターとしては問題ない。（JLACセンター 岡田）</w:t>
      </w:r>
    </w:p>
    <w:p w14:paraId="0A49FFFA" w14:textId="57878CFE" w:rsidR="0057596E" w:rsidRPr="008B71D8" w:rsidRDefault="002C675F" w:rsidP="002C675F">
      <w:pPr>
        <w:pStyle w:val="a9"/>
        <w:numPr>
          <w:ilvl w:val="1"/>
          <w:numId w:val="17"/>
        </w:numPr>
        <w:spacing w:after="0" w:line="240" w:lineRule="auto"/>
        <w:rPr>
          <w:rFonts w:ascii="Meiryo UI" w:eastAsia="Meiryo UI" w:hAnsi="Meiryo UI" w:cs="Times New Roman"/>
          <w:sz w:val="21"/>
          <w:szCs w:val="21"/>
          <w:lang w:eastAsia="ja-JP"/>
        </w:rPr>
      </w:pPr>
      <w:r>
        <w:rPr>
          <w:rFonts w:ascii="Meiryo UI" w:eastAsia="Meiryo UI" w:hAnsi="Meiryo UI" w:cs="DengXian" w:hint="eastAsia"/>
          <w:kern w:val="0"/>
          <w:sz w:val="21"/>
          <w:szCs w:val="21"/>
          <w:lang w:eastAsia="ja-JP"/>
          <w14:ligatures w14:val="none"/>
        </w:rPr>
        <w:t>承知した。</w:t>
      </w:r>
      <w:ins w:id="382" w:author="Honda, Keiko" w:date="2026-09-23T12:25:00Z" w16du:dateUtc="2026-09-23T03:25:00Z">
        <w:r w:rsidR="00B40451">
          <w:rPr>
            <w:rFonts w:ascii="Meiryo UI" w:eastAsia="Meiryo UI" w:hAnsi="Meiryo UI" w:cs="DengXian" w:hint="eastAsia"/>
            <w:kern w:val="0"/>
            <w:sz w:val="21"/>
            <w:szCs w:val="21"/>
            <w:lang w:eastAsia="ja-JP"/>
            <w14:ligatures w14:val="none"/>
          </w:rPr>
          <w:t>内容を確認し、不明点は一覧にしてJLACセンターへ確認させていただく。</w:t>
        </w:r>
      </w:ins>
      <w:ins w:id="383" w:author="Honda, Keiko" w:date="2026-09-23T12:26:00Z" w16du:dateUtc="2026-09-23T03:26:00Z">
        <w:r w:rsidR="00B40451">
          <w:rPr>
            <w:rFonts w:ascii="Meiryo UI" w:eastAsia="Meiryo UI" w:hAnsi="Meiryo UI" w:cs="DengXian" w:hint="eastAsia"/>
            <w:kern w:val="0"/>
            <w:sz w:val="21"/>
            <w:szCs w:val="21"/>
            <w:lang w:eastAsia="ja-JP"/>
            <w14:ligatures w14:val="none"/>
          </w:rPr>
          <w:t>なお、</w:t>
        </w:r>
      </w:ins>
      <w:del w:id="384" w:author="Honda, Keiko" w:date="2026-09-23T12:26:00Z" w16du:dateUtc="2026-09-23T03:26:00Z">
        <w:r w:rsidDel="00B40451">
          <w:rPr>
            <w:rFonts w:ascii="Meiryo UI" w:eastAsia="Meiryo UI" w:hAnsi="Meiryo UI" w:cs="DengXian" w:hint="eastAsia"/>
            <w:kern w:val="0"/>
            <w:sz w:val="21"/>
            <w:szCs w:val="21"/>
            <w:lang w:eastAsia="ja-JP"/>
            <w14:ligatures w14:val="none"/>
          </w:rPr>
          <w:delText>共有する際には、</w:delText>
        </w:r>
      </w:del>
      <w:r>
        <w:rPr>
          <w:rFonts w:ascii="Meiryo UI" w:eastAsia="Meiryo UI" w:hAnsi="Meiryo UI" w:cs="DengXian" w:hint="eastAsia"/>
          <w:kern w:val="0"/>
          <w:sz w:val="21"/>
          <w:szCs w:val="21"/>
          <w:lang w:eastAsia="ja-JP"/>
          <w14:ligatures w14:val="none"/>
        </w:rPr>
        <w:t>新旧対応表は</w:t>
      </w:r>
      <w:del w:id="385" w:author="Honda, Keiko" w:date="2026-09-23T12:26:00Z" w16du:dateUtc="2026-09-23T03:26:00Z">
        <w:r w:rsidDel="00B40451">
          <w:rPr>
            <w:rFonts w:ascii="Meiryo UI" w:eastAsia="Meiryo UI" w:hAnsi="Meiryo UI" w:cs="DengXian" w:hint="eastAsia"/>
            <w:kern w:val="0"/>
            <w:sz w:val="21"/>
            <w:szCs w:val="21"/>
            <w:lang w:eastAsia="ja-JP"/>
            <w14:ligatures w14:val="none"/>
          </w:rPr>
          <w:delText>モデル医療機関に対して</w:delText>
        </w:r>
      </w:del>
      <w:r>
        <w:rPr>
          <w:rFonts w:ascii="Meiryo UI" w:eastAsia="Meiryo UI" w:hAnsi="Meiryo UI" w:cs="DengXian" w:hint="eastAsia"/>
          <w:kern w:val="0"/>
          <w:sz w:val="21"/>
          <w:szCs w:val="21"/>
          <w:lang w:eastAsia="ja-JP"/>
          <w14:ligatures w14:val="none"/>
        </w:rPr>
        <w:t>全国運用開始までの期間のみ公開することを想定している</w:t>
      </w:r>
      <w:del w:id="386" w:author="Honda, Keiko" w:date="2026-09-23T12:26:00Z" w16du:dateUtc="2026-09-23T03:26:00Z">
        <w:r w:rsidDel="00B40451">
          <w:rPr>
            <w:rFonts w:ascii="Meiryo UI" w:eastAsia="Meiryo UI" w:hAnsi="Meiryo UI" w:cs="DengXian" w:hint="eastAsia"/>
            <w:kern w:val="0"/>
            <w:sz w:val="21"/>
            <w:szCs w:val="21"/>
            <w:lang w:eastAsia="ja-JP"/>
            <w14:ligatures w14:val="none"/>
          </w:rPr>
          <w:delText>と併せて伝える</w:delText>
        </w:r>
      </w:del>
      <w:r>
        <w:rPr>
          <w:rFonts w:ascii="Meiryo UI" w:eastAsia="Meiryo UI" w:hAnsi="Meiryo UI" w:cs="DengXian" w:hint="eastAsia"/>
          <w:kern w:val="0"/>
          <w:sz w:val="21"/>
          <w:szCs w:val="21"/>
          <w:lang w:eastAsia="ja-JP"/>
          <w14:ligatures w14:val="none"/>
        </w:rPr>
        <w:t>。（アクセンチュア 本田）</w:t>
      </w:r>
      <w:r w:rsidR="008B71D8">
        <w:rPr>
          <w:rFonts w:ascii="Meiryo UI" w:eastAsia="Meiryo UI" w:hAnsi="Meiryo UI" w:cs="DengXian"/>
          <w:kern w:val="0"/>
          <w:sz w:val="21"/>
          <w:szCs w:val="21"/>
          <w:lang w:eastAsia="ja-JP"/>
          <w14:ligatures w14:val="none"/>
        </w:rPr>
        <w:br/>
      </w:r>
    </w:p>
    <w:p w14:paraId="53EDD4A3" w14:textId="505D9050" w:rsidR="0057596E" w:rsidRPr="00E34533" w:rsidRDefault="00B071F5" w:rsidP="0057596E">
      <w:pPr>
        <w:pStyle w:val="a9"/>
        <w:numPr>
          <w:ilvl w:val="0"/>
          <w:numId w:val="20"/>
        </w:numPr>
        <w:spacing w:after="0" w:line="240" w:lineRule="auto"/>
        <w:rPr>
          <w:rFonts w:ascii="Meiryo UI" w:eastAsia="Meiryo UI" w:hAnsi="Meiryo UI" w:cs="Times New Roman"/>
          <w:sz w:val="21"/>
          <w:szCs w:val="21"/>
          <w:u w:val="single"/>
          <w:lang w:eastAsia="ja-JP"/>
        </w:rPr>
      </w:pPr>
      <w:r>
        <w:rPr>
          <w:rFonts w:ascii="Meiryo UI" w:eastAsia="Meiryo UI" w:hAnsi="Meiryo UI" w:cs="Times New Roman" w:hint="eastAsia"/>
          <w:sz w:val="21"/>
          <w:szCs w:val="21"/>
          <w:u w:val="single"/>
          <w:lang w:eastAsia="ja-JP"/>
        </w:rPr>
        <w:t>医療機関におけるJLAC11コード導入のための周知について</w:t>
      </w:r>
    </w:p>
    <w:p w14:paraId="2CCCAB1B" w14:textId="6F3E2A51" w:rsidR="0057596E" w:rsidRDefault="00B40451" w:rsidP="0057596E">
      <w:pPr>
        <w:pStyle w:val="a9"/>
        <w:numPr>
          <w:ilvl w:val="0"/>
          <w:numId w:val="17"/>
        </w:numPr>
        <w:spacing w:after="0" w:line="240" w:lineRule="auto"/>
        <w:rPr>
          <w:rFonts w:ascii="Meiryo UI" w:eastAsia="Meiryo UI" w:hAnsi="Meiryo UI" w:cs="DengXian"/>
          <w:kern w:val="0"/>
          <w:sz w:val="21"/>
          <w:szCs w:val="21"/>
          <w:lang w:eastAsia="ja-JP"/>
          <w14:ligatures w14:val="none"/>
        </w:rPr>
      </w:pPr>
      <w:ins w:id="387" w:author="Honda, Keiko" w:date="2026-09-23T12:26:00Z" w16du:dateUtc="2026-09-23T03:26:00Z">
        <w:r>
          <w:rPr>
            <w:rFonts w:ascii="Meiryo UI" w:eastAsia="Meiryo UI" w:hAnsi="Meiryo UI" w:cs="DengXian" w:hint="eastAsia"/>
            <w:kern w:val="0"/>
            <w:sz w:val="21"/>
            <w:szCs w:val="21"/>
            <w:lang w:eastAsia="ja-JP"/>
            <w14:ligatures w14:val="none"/>
          </w:rPr>
          <w:t>JLAC11の</w:t>
        </w:r>
      </w:ins>
      <w:r w:rsidR="0014151C">
        <w:rPr>
          <w:rFonts w:ascii="Meiryo UI" w:eastAsia="Meiryo UI" w:hAnsi="Meiryo UI" w:cs="DengXian" w:hint="eastAsia"/>
          <w:kern w:val="0"/>
          <w:sz w:val="21"/>
          <w:szCs w:val="21"/>
          <w:lang w:eastAsia="ja-JP"/>
          <w14:ligatures w14:val="none"/>
        </w:rPr>
        <w:t>Web検索ツール</w:t>
      </w:r>
      <w:del w:id="388" w:author="Honda, Keiko" w:date="2026-09-23T12:26:00Z" w16du:dateUtc="2026-09-23T03:26:00Z">
        <w:r w:rsidR="0014151C" w:rsidDel="00B40451">
          <w:rPr>
            <w:rFonts w:ascii="Meiryo UI" w:eastAsia="Meiryo UI" w:hAnsi="Meiryo UI" w:cs="DengXian" w:hint="eastAsia"/>
            <w:kern w:val="0"/>
            <w:sz w:val="21"/>
            <w:szCs w:val="21"/>
            <w:lang w:eastAsia="ja-JP"/>
            <w14:ligatures w14:val="none"/>
          </w:rPr>
          <w:delText>について</w:delText>
        </w:r>
      </w:del>
      <w:r w:rsidR="0014151C">
        <w:rPr>
          <w:rFonts w:ascii="Meiryo UI" w:eastAsia="Meiryo UI" w:hAnsi="Meiryo UI" w:cs="DengXian" w:hint="eastAsia"/>
          <w:kern w:val="0"/>
          <w:sz w:val="21"/>
          <w:szCs w:val="21"/>
          <w:lang w:eastAsia="ja-JP"/>
          <w14:ligatures w14:val="none"/>
        </w:rPr>
        <w:t>は、</w:t>
      </w:r>
      <w:ins w:id="389" w:author="Honda, Keiko" w:date="2026-09-23T12:26:00Z" w16du:dateUtc="2026-09-23T03:26:00Z">
        <w:r>
          <w:rPr>
            <w:rFonts w:ascii="Meiryo UI" w:eastAsia="Meiryo UI" w:hAnsi="Meiryo UI" w:cs="DengXian" w:hint="eastAsia"/>
            <w:kern w:val="0"/>
            <w:sz w:val="21"/>
            <w:szCs w:val="21"/>
            <w:lang w:eastAsia="ja-JP"/>
            <w14:ligatures w14:val="none"/>
          </w:rPr>
          <w:t>検索</w:t>
        </w:r>
      </w:ins>
      <w:r w:rsidR="0014151C">
        <w:rPr>
          <w:rFonts w:ascii="Meiryo UI" w:eastAsia="Meiryo UI" w:hAnsi="Meiryo UI" w:cs="DengXian" w:hint="eastAsia"/>
          <w:kern w:val="0"/>
          <w:sz w:val="21"/>
          <w:szCs w:val="21"/>
          <w:lang w:eastAsia="ja-JP"/>
          <w14:ligatures w14:val="none"/>
        </w:rPr>
        <w:t>サイトのドラフト版は作成済みである。ただし、</w:t>
      </w:r>
      <w:ins w:id="390" w:author="Honda, Keiko" w:date="2026-09-23T12:26:00Z" w16du:dateUtc="2026-09-23T03:26:00Z">
        <w:r>
          <w:rPr>
            <w:rFonts w:ascii="Meiryo UI" w:eastAsia="Meiryo UI" w:hAnsi="Meiryo UI" w:cs="DengXian" w:hint="eastAsia"/>
            <w:kern w:val="0"/>
            <w:sz w:val="21"/>
            <w:szCs w:val="21"/>
            <w:lang w:eastAsia="ja-JP"/>
            <w14:ligatures w14:val="none"/>
          </w:rPr>
          <w:t>内部</w:t>
        </w:r>
      </w:ins>
      <w:r w:rsidR="0014151C">
        <w:rPr>
          <w:rFonts w:ascii="Meiryo UI" w:eastAsia="Meiryo UI" w:hAnsi="Meiryo UI" w:cs="DengXian" w:hint="eastAsia"/>
          <w:kern w:val="0"/>
          <w:sz w:val="21"/>
          <w:szCs w:val="21"/>
          <w:lang w:eastAsia="ja-JP"/>
          <w14:ligatures w14:val="none"/>
        </w:rPr>
        <w:t>レビューにおいて</w:t>
      </w:r>
      <w:ins w:id="391" w:author="Honda, Keiko" w:date="2026-09-23T12:26:00Z" w16du:dateUtc="2026-09-23T03:26:00Z">
        <w:r>
          <w:rPr>
            <w:rFonts w:ascii="Meiryo UI" w:eastAsia="Meiryo UI" w:hAnsi="Meiryo UI" w:cs="DengXian" w:hint="eastAsia"/>
            <w:kern w:val="0"/>
            <w:sz w:val="21"/>
            <w:szCs w:val="21"/>
            <w:lang w:eastAsia="ja-JP"/>
            <w14:ligatures w14:val="none"/>
          </w:rPr>
          <w:t>UI</w:t>
        </w:r>
      </w:ins>
      <w:del w:id="392" w:author="Honda, Keiko" w:date="2026-09-23T12:26:00Z" w16du:dateUtc="2026-09-23T03:26:00Z">
        <w:r w:rsidR="0014151C" w:rsidDel="00B40451">
          <w:rPr>
            <w:rFonts w:ascii="Meiryo UI" w:eastAsia="Meiryo UI" w:hAnsi="Meiryo UI" w:cs="DengXian" w:hint="eastAsia"/>
            <w:kern w:val="0"/>
            <w:sz w:val="21"/>
            <w:szCs w:val="21"/>
            <w:lang w:eastAsia="ja-JP"/>
            <w14:ligatures w14:val="none"/>
          </w:rPr>
          <w:delText>IF</w:delText>
        </w:r>
      </w:del>
      <w:r w:rsidR="0014151C">
        <w:rPr>
          <w:rFonts w:ascii="Meiryo UI" w:eastAsia="Meiryo UI" w:hAnsi="Meiryo UI" w:cs="DengXian" w:hint="eastAsia"/>
          <w:kern w:val="0"/>
          <w:sz w:val="21"/>
          <w:szCs w:val="21"/>
          <w:lang w:eastAsia="ja-JP"/>
          <w14:ligatures w14:val="none"/>
        </w:rPr>
        <w:t>について複数の意見を受けており、</w:t>
      </w:r>
      <w:del w:id="393" w:author="Honda, Keiko" w:date="2026-09-23T12:27:00Z" w16du:dateUtc="2026-09-23T03:27:00Z">
        <w:r w:rsidR="0014151C" w:rsidDel="00B40451">
          <w:rPr>
            <w:rFonts w:ascii="Meiryo UI" w:eastAsia="Meiryo UI" w:hAnsi="Meiryo UI" w:cs="DengXian" w:hint="eastAsia"/>
            <w:kern w:val="0"/>
            <w:sz w:val="21"/>
            <w:szCs w:val="21"/>
            <w:lang w:eastAsia="ja-JP"/>
            <w14:ligatures w14:val="none"/>
          </w:rPr>
          <w:delText>IF</w:delText>
        </w:r>
      </w:del>
      <w:ins w:id="394" w:author="Honda, Keiko" w:date="2026-09-23T12:27:00Z" w16du:dateUtc="2026-09-23T03:27:00Z">
        <w:r>
          <w:rPr>
            <w:rFonts w:ascii="Meiryo UI" w:eastAsia="Meiryo UI" w:hAnsi="Meiryo UI" w:cs="DengXian" w:hint="eastAsia"/>
            <w:kern w:val="0"/>
            <w:sz w:val="21"/>
            <w:szCs w:val="21"/>
            <w:lang w:eastAsia="ja-JP"/>
            <w14:ligatures w14:val="none"/>
          </w:rPr>
          <w:t>UIの</w:t>
        </w:r>
      </w:ins>
      <w:del w:id="395" w:author="Honda, Keiko" w:date="2026-09-23T12:27:00Z" w16du:dateUtc="2026-09-23T03:27:00Z">
        <w:r w:rsidR="0014151C" w:rsidDel="00B40451">
          <w:rPr>
            <w:rFonts w:ascii="Meiryo UI" w:eastAsia="Meiryo UI" w:hAnsi="Meiryo UI" w:cs="DengXian" w:hint="eastAsia"/>
            <w:kern w:val="0"/>
            <w:sz w:val="21"/>
            <w:szCs w:val="21"/>
            <w:lang w:eastAsia="ja-JP"/>
            <w14:ligatures w14:val="none"/>
          </w:rPr>
          <w:delText>を</w:delText>
        </w:r>
      </w:del>
      <w:r w:rsidR="0014151C">
        <w:rPr>
          <w:rFonts w:ascii="Meiryo UI" w:eastAsia="Meiryo UI" w:hAnsi="Meiryo UI" w:cs="DengXian" w:hint="eastAsia"/>
          <w:kern w:val="0"/>
          <w:sz w:val="21"/>
          <w:szCs w:val="21"/>
          <w:lang w:eastAsia="ja-JP"/>
          <w14:ligatures w14:val="none"/>
        </w:rPr>
        <w:t>改修</w:t>
      </w:r>
      <w:ins w:id="396" w:author="Honda, Keiko" w:date="2026-09-23T12:27:00Z" w16du:dateUtc="2026-09-23T03:27:00Z">
        <w:r>
          <w:rPr>
            <w:rFonts w:ascii="Meiryo UI" w:eastAsia="Meiryo UI" w:hAnsi="Meiryo UI" w:cs="DengXian" w:hint="eastAsia"/>
            <w:kern w:val="0"/>
            <w:sz w:val="21"/>
            <w:szCs w:val="21"/>
            <w:lang w:eastAsia="ja-JP"/>
            <w14:ligatures w14:val="none"/>
          </w:rPr>
          <w:t>後に</w:t>
        </w:r>
      </w:ins>
      <w:del w:id="397" w:author="Honda, Keiko" w:date="2026-09-23T12:27:00Z" w16du:dateUtc="2026-09-23T03:27:00Z">
        <w:r w:rsidR="0014151C" w:rsidDel="00B40451">
          <w:rPr>
            <w:rFonts w:ascii="Meiryo UI" w:eastAsia="Meiryo UI" w:hAnsi="Meiryo UI" w:cs="DengXian" w:hint="eastAsia"/>
            <w:kern w:val="0"/>
            <w:sz w:val="21"/>
            <w:szCs w:val="21"/>
            <w:lang w:eastAsia="ja-JP"/>
            <w14:ligatures w14:val="none"/>
          </w:rPr>
          <w:delText>してからの</w:delText>
        </w:r>
      </w:del>
      <w:r w:rsidR="0014151C">
        <w:rPr>
          <w:rFonts w:ascii="Meiryo UI" w:eastAsia="Meiryo UI" w:hAnsi="Meiryo UI" w:cs="DengXian" w:hint="eastAsia"/>
          <w:kern w:val="0"/>
          <w:sz w:val="21"/>
          <w:szCs w:val="21"/>
          <w:lang w:eastAsia="ja-JP"/>
          <w14:ligatures w14:val="none"/>
        </w:rPr>
        <w:t>公開</w:t>
      </w:r>
      <w:ins w:id="398" w:author="Honda, Keiko" w:date="2026-09-23T12:27:00Z" w16du:dateUtc="2026-09-23T03:27:00Z">
        <w:r>
          <w:rPr>
            <w:rFonts w:ascii="Meiryo UI" w:eastAsia="Meiryo UI" w:hAnsi="Meiryo UI" w:cs="DengXian" w:hint="eastAsia"/>
            <w:kern w:val="0"/>
            <w:sz w:val="21"/>
            <w:szCs w:val="21"/>
            <w:lang w:eastAsia="ja-JP"/>
            <w14:ligatures w14:val="none"/>
          </w:rPr>
          <w:t>予定</w:t>
        </w:r>
      </w:ins>
      <w:del w:id="399" w:author="Honda, Keiko" w:date="2026-09-23T12:27:00Z" w16du:dateUtc="2026-09-23T03:27:00Z">
        <w:r w:rsidR="0014151C" w:rsidDel="00B40451">
          <w:rPr>
            <w:rFonts w:ascii="Meiryo UI" w:eastAsia="Meiryo UI" w:hAnsi="Meiryo UI" w:cs="DengXian" w:hint="eastAsia"/>
            <w:kern w:val="0"/>
            <w:sz w:val="21"/>
            <w:szCs w:val="21"/>
            <w:lang w:eastAsia="ja-JP"/>
            <w14:ligatures w14:val="none"/>
          </w:rPr>
          <w:delText>となる見通し</w:delText>
        </w:r>
      </w:del>
      <w:r w:rsidR="0014151C">
        <w:rPr>
          <w:rFonts w:ascii="Meiryo UI" w:eastAsia="Meiryo UI" w:hAnsi="Meiryo UI" w:cs="DengXian" w:hint="eastAsia"/>
          <w:kern w:val="0"/>
          <w:sz w:val="21"/>
          <w:szCs w:val="21"/>
          <w:lang w:eastAsia="ja-JP"/>
          <w14:ligatures w14:val="none"/>
        </w:rPr>
        <w:t>である。</w:t>
      </w:r>
      <w:del w:id="400" w:author="Honda, Keiko" w:date="2026-09-23T12:27:00Z" w16du:dateUtc="2026-09-23T03:27:00Z">
        <w:r w:rsidR="0014151C" w:rsidDel="00B40451">
          <w:rPr>
            <w:rFonts w:ascii="Meiryo UI" w:eastAsia="Meiryo UI" w:hAnsi="Meiryo UI" w:cs="DengXian" w:hint="eastAsia"/>
            <w:kern w:val="0"/>
            <w:sz w:val="21"/>
            <w:szCs w:val="21"/>
            <w:lang w:eastAsia="ja-JP"/>
            <w14:ligatures w14:val="none"/>
          </w:rPr>
          <w:delText>公開時期は、9月末頃を目指す</w:delText>
        </w:r>
      </w:del>
      <w:ins w:id="401" w:author="Claude" w:date="2026-09-21T11:39:00Z">
        <w:del w:id="402" w:author="Honda, Keiko" w:date="2026-09-23T12:27:00Z" w16du:dateUtc="2026-09-23T03:27:00Z">
          <w:r w:rsidR="0014151C" w:rsidDel="00B40451">
            <w:rPr>
              <w:rFonts w:ascii="Meiryo UI" w:eastAsia="Meiryo UI" w:hAnsi="Meiryo UI" w:cs="DengXian" w:hint="eastAsia"/>
              <w:kern w:val="0"/>
              <w:sz w:val="21"/>
              <w:szCs w:val="21"/>
              <w:lang w:eastAsia="ja-JP"/>
              <w14:ligatures w14:val="none"/>
            </w:rPr>
            <w:delText>9月末を目指す</w:delText>
          </w:r>
        </w:del>
      </w:ins>
      <w:del w:id="403" w:author="Honda, Keiko" w:date="2026-09-23T12:27:00Z" w16du:dateUtc="2026-09-23T03:27:00Z">
        <w:r w:rsidR="0014151C" w:rsidDel="00B40451">
          <w:rPr>
            <w:rFonts w:ascii="Meiryo UI" w:eastAsia="Meiryo UI" w:hAnsi="Meiryo UI" w:cs="DengXian" w:hint="eastAsia"/>
            <w:kern w:val="0"/>
            <w:sz w:val="21"/>
            <w:szCs w:val="21"/>
            <w:lang w:eastAsia="ja-JP"/>
            <w14:ligatures w14:val="none"/>
          </w:rPr>
          <w:delText>。</w:delText>
        </w:r>
      </w:del>
      <w:r w:rsidR="0014151C">
        <w:rPr>
          <w:rFonts w:ascii="Meiryo UI" w:eastAsia="Meiryo UI" w:hAnsi="Meiryo UI" w:cs="DengXian" w:hint="eastAsia"/>
          <w:kern w:val="0"/>
          <w:sz w:val="21"/>
          <w:szCs w:val="21"/>
          <w:lang w:eastAsia="ja-JP"/>
          <w14:ligatures w14:val="none"/>
        </w:rPr>
        <w:t>（JLACセンター 岡田）</w:t>
      </w:r>
    </w:p>
    <w:p w14:paraId="58D4F905" w14:textId="6E210E93" w:rsidR="0014151C" w:rsidRDefault="0014151C" w:rsidP="0014151C">
      <w:pPr>
        <w:pStyle w:val="a9"/>
        <w:numPr>
          <w:ilvl w:val="1"/>
          <w:numId w:val="17"/>
        </w:numPr>
        <w:spacing w:after="0" w:line="240" w:lineRule="auto"/>
        <w:rPr>
          <w:rFonts w:ascii="Meiryo UI" w:eastAsia="Meiryo UI" w:hAnsi="Meiryo UI" w:cs="DengXian"/>
          <w:kern w:val="0"/>
          <w:sz w:val="21"/>
          <w:szCs w:val="21"/>
          <w:lang w:eastAsia="ja-JP"/>
          <w14:ligatures w14:val="none"/>
        </w:rPr>
      </w:pPr>
      <w:del w:id="404" w:author="Claude" w:date="2026-09-21T11:39:00Z">
        <w:r>
          <w:rPr>
            <w:rFonts w:ascii="Meiryo UI" w:eastAsia="Meiryo UI" w:hAnsi="Meiryo UI" w:cs="DengXian" w:hint="eastAsia"/>
            <w:kern w:val="0"/>
            <w:sz w:val="21"/>
            <w:szCs w:val="21"/>
            <w:lang w:eastAsia="ja-JP"/>
            <w14:ligatures w14:val="none"/>
          </w:rPr>
          <w:delText>ジャンコード×材料による検索はできないか。</w:delText>
        </w:r>
      </w:del>
      <w:ins w:id="405" w:author="Claude" w:date="2026-09-21T11:39:00Z">
        <w:r>
          <w:rPr>
            <w:rFonts w:ascii="Meiryo UI" w:eastAsia="Meiryo UI" w:hAnsi="Meiryo UI" w:cs="DengXian" w:hint="eastAsia"/>
            <w:kern w:val="0"/>
            <w:sz w:val="21"/>
            <w:szCs w:val="21"/>
            <w:lang w:eastAsia="ja-JP"/>
            <w14:ligatures w14:val="none"/>
          </w:rPr>
          <w:t>JANコード</w:t>
        </w:r>
        <w:del w:id="406" w:author="Honda, Keiko" w:date="2026-09-23T12:27:00Z" w16du:dateUtc="2026-09-23T03:27:00Z">
          <w:r w:rsidDel="00B40451">
            <w:rPr>
              <w:rFonts w:ascii="Meiryo UI" w:eastAsia="Meiryo UI" w:hAnsi="Meiryo UI" w:cs="DengXian" w:hint="eastAsia"/>
              <w:kern w:val="0"/>
              <w:sz w:val="21"/>
              <w:szCs w:val="21"/>
              <w:lang w:eastAsia="ja-JP"/>
              <w14:ligatures w14:val="none"/>
            </w:rPr>
            <w:delText>×</w:delText>
          </w:r>
        </w:del>
      </w:ins>
      <w:ins w:id="407" w:author="Honda, Keiko" w:date="2026-09-23T12:27:00Z" w16du:dateUtc="2026-09-23T03:27:00Z">
        <w:r w:rsidR="00B40451">
          <w:rPr>
            <w:rFonts w:ascii="Meiryo UI" w:eastAsia="Meiryo UI" w:hAnsi="Meiryo UI" w:cs="DengXian" w:hint="eastAsia"/>
            <w:kern w:val="0"/>
            <w:sz w:val="21"/>
            <w:szCs w:val="21"/>
            <w:lang w:eastAsia="ja-JP"/>
            <w14:ligatures w14:val="none"/>
          </w:rPr>
          <w:t>と</w:t>
        </w:r>
      </w:ins>
      <w:ins w:id="408" w:author="Claude" w:date="2026-09-21T11:39:00Z">
        <w:r>
          <w:rPr>
            <w:rFonts w:ascii="Meiryo UI" w:eastAsia="Meiryo UI" w:hAnsi="Meiryo UI" w:cs="DengXian" w:hint="eastAsia"/>
            <w:kern w:val="0"/>
            <w:sz w:val="21"/>
            <w:szCs w:val="21"/>
            <w:lang w:eastAsia="ja-JP"/>
            <w14:ligatures w14:val="none"/>
          </w:rPr>
          <w:t>材料</w:t>
        </w:r>
      </w:ins>
      <w:ins w:id="409" w:author="Honda, Keiko" w:date="2026-09-23T12:27:00Z" w16du:dateUtc="2026-09-23T03:27:00Z">
        <w:r w:rsidR="00B40451">
          <w:rPr>
            <w:rFonts w:ascii="Meiryo UI" w:eastAsia="Meiryo UI" w:hAnsi="Meiryo UI" w:cs="DengXian" w:hint="eastAsia"/>
            <w:kern w:val="0"/>
            <w:sz w:val="21"/>
            <w:szCs w:val="21"/>
            <w:lang w:eastAsia="ja-JP"/>
            <w14:ligatures w14:val="none"/>
          </w:rPr>
          <w:t>コードを用いた</w:t>
        </w:r>
      </w:ins>
      <w:ins w:id="410" w:author="Claude" w:date="2026-09-21T11:39:00Z">
        <w:del w:id="411" w:author="Honda, Keiko" w:date="2026-09-23T12:27:00Z" w16du:dateUtc="2026-09-23T03:27:00Z">
          <w:r w:rsidDel="00B40451">
            <w:rPr>
              <w:rFonts w:ascii="Meiryo UI" w:eastAsia="Meiryo UI" w:hAnsi="Meiryo UI" w:cs="DengXian" w:hint="eastAsia"/>
              <w:kern w:val="0"/>
              <w:sz w:val="21"/>
              <w:szCs w:val="21"/>
              <w:lang w:eastAsia="ja-JP"/>
              <w14:ligatures w14:val="none"/>
            </w:rPr>
            <w:delText>による</w:delText>
          </w:r>
        </w:del>
        <w:r>
          <w:rPr>
            <w:rFonts w:ascii="Meiryo UI" w:eastAsia="Meiryo UI" w:hAnsi="Meiryo UI" w:cs="DengXian" w:hint="eastAsia"/>
            <w:kern w:val="0"/>
            <w:sz w:val="21"/>
            <w:szCs w:val="21"/>
            <w:lang w:eastAsia="ja-JP"/>
            <w14:ligatures w14:val="none"/>
          </w:rPr>
          <w:t>検索はできないか。</w:t>
        </w:r>
      </w:ins>
      <w:r>
        <w:rPr>
          <w:rFonts w:ascii="Meiryo UI" w:eastAsia="Meiryo UI" w:hAnsi="Meiryo UI" w:cs="DengXian" w:hint="eastAsia"/>
          <w:kern w:val="0"/>
          <w:sz w:val="21"/>
          <w:szCs w:val="21"/>
          <w:lang w:eastAsia="ja-JP"/>
          <w14:ligatures w14:val="none"/>
        </w:rPr>
        <w:t>（厚労省 長谷川）</w:t>
      </w:r>
    </w:p>
    <w:p w14:paraId="1AB5378A" w14:textId="289010F5" w:rsidR="0014151C" w:rsidRDefault="00B40451" w:rsidP="0014151C">
      <w:pPr>
        <w:pStyle w:val="a9"/>
        <w:numPr>
          <w:ilvl w:val="1"/>
          <w:numId w:val="17"/>
        </w:numPr>
        <w:spacing w:after="0" w:line="240" w:lineRule="auto"/>
        <w:rPr>
          <w:rFonts w:ascii="Meiryo UI" w:eastAsia="Meiryo UI" w:hAnsi="Meiryo UI" w:cs="DengXian"/>
          <w:kern w:val="0"/>
          <w:sz w:val="21"/>
          <w:szCs w:val="21"/>
          <w:lang w:eastAsia="ja-JP"/>
          <w14:ligatures w14:val="none"/>
        </w:rPr>
      </w:pPr>
      <w:ins w:id="412" w:author="Honda, Keiko" w:date="2026-09-23T12:28:00Z" w16du:dateUtc="2026-09-23T03:28:00Z">
        <w:r>
          <w:rPr>
            <w:rFonts w:ascii="Meiryo UI" w:eastAsia="Meiryo UI" w:hAnsi="Meiryo UI" w:cs="DengXian" w:hint="eastAsia"/>
            <w:kern w:val="0"/>
            <w:sz w:val="21"/>
            <w:szCs w:val="21"/>
            <w:lang w:eastAsia="ja-JP"/>
            <w14:ligatures w14:val="none"/>
          </w:rPr>
          <w:t>JANコードではなく</w:t>
        </w:r>
      </w:ins>
      <w:r w:rsidR="0014151C">
        <w:rPr>
          <w:rFonts w:ascii="Meiryo UI" w:eastAsia="Meiryo UI" w:hAnsi="Meiryo UI" w:cs="DengXian" w:hint="eastAsia"/>
          <w:kern w:val="0"/>
          <w:sz w:val="21"/>
          <w:szCs w:val="21"/>
          <w:lang w:eastAsia="ja-JP"/>
          <w14:ligatures w14:val="none"/>
        </w:rPr>
        <w:t>GTINコード</w:t>
      </w:r>
      <w:del w:id="413" w:author="Honda, Keiko" w:date="2026-09-23T12:28:00Z" w16du:dateUtc="2026-09-23T03:28:00Z">
        <w:r w:rsidR="0014151C" w:rsidDel="00B40451">
          <w:rPr>
            <w:rFonts w:ascii="Meiryo UI" w:eastAsia="Meiryo UI" w:hAnsi="Meiryo UI" w:cs="DengXian" w:hint="eastAsia"/>
            <w:kern w:val="0"/>
            <w:sz w:val="21"/>
            <w:szCs w:val="21"/>
            <w:lang w:eastAsia="ja-JP"/>
            <w14:ligatures w14:val="none"/>
          </w:rPr>
          <w:delText>×材料</w:delText>
        </w:r>
      </w:del>
      <w:r w:rsidR="0014151C">
        <w:rPr>
          <w:rFonts w:ascii="Meiryo UI" w:eastAsia="Meiryo UI" w:hAnsi="Meiryo UI" w:cs="DengXian" w:hint="eastAsia"/>
          <w:kern w:val="0"/>
          <w:sz w:val="21"/>
          <w:szCs w:val="21"/>
          <w:lang w:eastAsia="ja-JP"/>
          <w14:ligatures w14:val="none"/>
        </w:rPr>
        <w:t>による検索は検討した</w:t>
      </w:r>
      <w:ins w:id="414" w:author="Honda, Keiko" w:date="2026-09-23T12:28:00Z" w16du:dateUtc="2026-09-23T03:28:00Z">
        <w:r>
          <w:rPr>
            <w:rFonts w:ascii="Meiryo UI" w:eastAsia="Meiryo UI" w:hAnsi="Meiryo UI" w:cs="DengXian" w:hint="eastAsia"/>
            <w:kern w:val="0"/>
            <w:sz w:val="21"/>
            <w:szCs w:val="21"/>
            <w:lang w:eastAsia="ja-JP"/>
            <w14:ligatures w14:val="none"/>
          </w:rPr>
          <w:t>が</w:t>
        </w:r>
      </w:ins>
      <w:del w:id="415" w:author="Honda, Keiko" w:date="2026-09-23T12:28:00Z" w16du:dateUtc="2026-09-23T03:28:00Z">
        <w:r w:rsidR="0014151C" w:rsidDel="00B40451">
          <w:rPr>
            <w:rFonts w:ascii="Meiryo UI" w:eastAsia="Meiryo UI" w:hAnsi="Meiryo UI" w:cs="DengXian" w:hint="eastAsia"/>
            <w:kern w:val="0"/>
            <w:sz w:val="21"/>
            <w:szCs w:val="21"/>
            <w:lang w:eastAsia="ja-JP"/>
            <w14:ligatures w14:val="none"/>
          </w:rPr>
          <w:delText>ものの</w:delText>
        </w:r>
      </w:del>
      <w:r w:rsidR="0014151C">
        <w:rPr>
          <w:rFonts w:ascii="Meiryo UI" w:eastAsia="Meiryo UI" w:hAnsi="Meiryo UI" w:cs="DengXian" w:hint="eastAsia"/>
          <w:kern w:val="0"/>
          <w:sz w:val="21"/>
          <w:szCs w:val="21"/>
          <w:lang w:eastAsia="ja-JP"/>
          <w14:ligatures w14:val="none"/>
        </w:rPr>
        <w:t>、GTINコードの一覧が入手できず、実装が難し</w:t>
      </w:r>
      <w:ins w:id="416" w:author="Honda, Keiko" w:date="2026-09-23T12:28:00Z" w16du:dateUtc="2026-09-23T03:28:00Z">
        <w:r>
          <w:rPr>
            <w:rFonts w:ascii="Meiryo UI" w:eastAsia="Meiryo UI" w:hAnsi="Meiryo UI" w:cs="DengXian" w:hint="eastAsia"/>
            <w:kern w:val="0"/>
            <w:sz w:val="21"/>
            <w:szCs w:val="21"/>
            <w:lang w:eastAsia="ja-JP"/>
            <w14:ligatures w14:val="none"/>
          </w:rPr>
          <w:t>かった</w:t>
        </w:r>
      </w:ins>
      <w:del w:id="417" w:author="Honda, Keiko" w:date="2026-09-23T12:28:00Z" w16du:dateUtc="2026-09-23T03:28:00Z">
        <w:r w:rsidR="0014151C" w:rsidDel="00B40451">
          <w:rPr>
            <w:rFonts w:ascii="Meiryo UI" w:eastAsia="Meiryo UI" w:hAnsi="Meiryo UI" w:cs="DengXian" w:hint="eastAsia"/>
            <w:kern w:val="0"/>
            <w:sz w:val="21"/>
            <w:szCs w:val="21"/>
            <w:lang w:eastAsia="ja-JP"/>
            <w14:ligatures w14:val="none"/>
          </w:rPr>
          <w:delText>い</w:delText>
        </w:r>
      </w:del>
      <w:r w:rsidR="0014151C">
        <w:rPr>
          <w:rFonts w:ascii="Meiryo UI" w:eastAsia="Meiryo UI" w:hAnsi="Meiryo UI" w:cs="DengXian" w:hint="eastAsia"/>
          <w:kern w:val="0"/>
          <w:sz w:val="21"/>
          <w:szCs w:val="21"/>
          <w:lang w:eastAsia="ja-JP"/>
          <w14:ligatures w14:val="none"/>
        </w:rPr>
        <w:t>。（JLACセンター 岡田）</w:t>
      </w:r>
    </w:p>
    <w:p w14:paraId="74A8936B" w14:textId="364884F6" w:rsidR="00B40451" w:rsidRDefault="00B40451" w:rsidP="00B40451">
      <w:pPr>
        <w:pStyle w:val="a9"/>
        <w:numPr>
          <w:ilvl w:val="0"/>
          <w:numId w:val="17"/>
        </w:numPr>
        <w:spacing w:after="0" w:line="240" w:lineRule="auto"/>
        <w:rPr>
          <w:ins w:id="418" w:author="Honda, Keiko" w:date="2026-09-23T12:28:00Z" w16du:dateUtc="2026-09-23T03:28:00Z"/>
          <w:rFonts w:ascii="Meiryo UI" w:eastAsia="Meiryo UI" w:hAnsi="Meiryo UI" w:cs="DengXian"/>
          <w:kern w:val="0"/>
          <w:sz w:val="21"/>
          <w:szCs w:val="21"/>
          <w:lang w:eastAsia="ja-JP"/>
          <w14:ligatures w14:val="none"/>
        </w:rPr>
      </w:pPr>
      <w:ins w:id="419" w:author="Honda, Keiko" w:date="2026-09-23T12:28:00Z" w16du:dateUtc="2026-09-23T03:28:00Z">
        <w:r>
          <w:rPr>
            <w:rFonts w:ascii="Meiryo UI" w:eastAsia="Meiryo UI" w:hAnsi="Meiryo UI" w:cs="DengXian" w:hint="eastAsia"/>
            <w:kern w:val="0"/>
            <w:sz w:val="21"/>
            <w:szCs w:val="21"/>
            <w:lang w:eastAsia="ja-JP"/>
            <w14:ligatures w14:val="none"/>
          </w:rPr>
          <w:t>いつ頃公開予定か。（アクセンチュア 本田）</w:t>
        </w:r>
      </w:ins>
    </w:p>
    <w:p w14:paraId="42714825" w14:textId="525DD9FA" w:rsidR="00B40451" w:rsidRDefault="00B40451" w:rsidP="00B40451">
      <w:pPr>
        <w:pStyle w:val="a9"/>
        <w:numPr>
          <w:ilvl w:val="1"/>
          <w:numId w:val="17"/>
        </w:numPr>
        <w:spacing w:after="0" w:line="240" w:lineRule="auto"/>
        <w:rPr>
          <w:ins w:id="420" w:author="Honda, Keiko" w:date="2026-09-23T12:28:00Z" w16du:dateUtc="2026-09-23T03:28:00Z"/>
          <w:rFonts w:ascii="Meiryo UI" w:eastAsia="Meiryo UI" w:hAnsi="Meiryo UI" w:cs="DengXian"/>
          <w:kern w:val="0"/>
          <w:sz w:val="21"/>
          <w:szCs w:val="21"/>
          <w:lang w:eastAsia="ja-JP"/>
          <w14:ligatures w14:val="none"/>
        </w:rPr>
      </w:pPr>
      <w:ins w:id="421" w:author="Honda, Keiko" w:date="2026-09-23T12:28:00Z" w16du:dateUtc="2026-09-23T03:28:00Z">
        <w:r>
          <w:rPr>
            <w:rFonts w:ascii="Meiryo UI" w:eastAsia="Meiryo UI" w:hAnsi="Meiryo UI" w:cs="DengXian" w:hint="eastAsia"/>
            <w:kern w:val="0"/>
            <w:sz w:val="21"/>
            <w:szCs w:val="21"/>
            <w:lang w:eastAsia="ja-JP"/>
            <w14:ligatures w14:val="none"/>
          </w:rPr>
          <w:t>公開時期は9月末頃を目指すが、</w:t>
        </w:r>
      </w:ins>
      <w:ins w:id="422" w:author="Honda, Keiko" w:date="2026-09-23T12:29:00Z" w16du:dateUtc="2026-09-23T03:29:00Z">
        <w:r>
          <w:rPr>
            <w:rFonts w:ascii="Meiryo UI" w:eastAsia="Meiryo UI" w:hAnsi="Meiryo UI" w:cs="DengXian" w:hint="eastAsia"/>
            <w:kern w:val="0"/>
            <w:sz w:val="21"/>
            <w:szCs w:val="21"/>
            <w:lang w:eastAsia="ja-JP"/>
            <w14:ligatures w14:val="none"/>
          </w:rPr>
          <w:t>後ろ倒しになる可能性はある。（JLACセンター 岡田）</w:t>
        </w:r>
      </w:ins>
    </w:p>
    <w:p w14:paraId="493543A8" w14:textId="11407420" w:rsidR="0014151C" w:rsidRDefault="0014151C" w:rsidP="0014151C">
      <w:pPr>
        <w:pStyle w:val="a9"/>
        <w:numPr>
          <w:ilvl w:val="1"/>
          <w:numId w:val="17"/>
        </w:numPr>
        <w:spacing w:after="0" w:line="240" w:lineRule="auto"/>
        <w:rPr>
          <w:rFonts w:ascii="Meiryo UI" w:eastAsia="Meiryo UI" w:hAnsi="Meiryo UI" w:cs="DengXian"/>
          <w:kern w:val="0"/>
          <w:sz w:val="21"/>
          <w:szCs w:val="21"/>
          <w:lang w:eastAsia="ja-JP"/>
          <w14:ligatures w14:val="none"/>
        </w:rPr>
      </w:pPr>
      <w:del w:id="423" w:author="Honda, Keiko" w:date="2026-09-23T12:29:00Z" w16du:dateUtc="2026-09-23T03:29:00Z">
        <w:r w:rsidDel="00B40451">
          <w:rPr>
            <w:rFonts w:ascii="Meiryo UI" w:eastAsia="Meiryo UI" w:hAnsi="Meiryo UI" w:cs="DengXian" w:hint="eastAsia"/>
            <w:kern w:val="0"/>
            <w:sz w:val="21"/>
            <w:szCs w:val="21"/>
            <w:lang w:eastAsia="ja-JP"/>
            <w14:ligatures w14:val="none"/>
          </w:rPr>
          <w:delText>公開時期について</w:delText>
        </w:r>
      </w:del>
      <w:r>
        <w:rPr>
          <w:rFonts w:ascii="Meiryo UI" w:eastAsia="Meiryo UI" w:hAnsi="Meiryo UI" w:cs="DengXian" w:hint="eastAsia"/>
          <w:kern w:val="0"/>
          <w:sz w:val="21"/>
          <w:szCs w:val="21"/>
          <w:lang w:eastAsia="ja-JP"/>
          <w14:ligatures w14:val="none"/>
        </w:rPr>
        <w:t>承知した。</w:t>
      </w:r>
      <w:del w:id="424" w:author="Honda, Keiko" w:date="2026-09-23T12:29:00Z" w16du:dateUtc="2026-09-23T03:29:00Z">
        <w:r w:rsidDel="00B40451">
          <w:rPr>
            <w:rFonts w:ascii="Meiryo UI" w:eastAsia="Meiryo UI" w:hAnsi="Meiryo UI" w:cs="DengXian" w:hint="eastAsia"/>
            <w:kern w:val="0"/>
            <w:sz w:val="21"/>
            <w:szCs w:val="21"/>
            <w:lang w:eastAsia="ja-JP"/>
            <w14:ligatures w14:val="none"/>
          </w:rPr>
          <w:delText>モデル医療機関に対しては、</w:delText>
        </w:r>
      </w:del>
      <w:ins w:id="425" w:author="Honda, Keiko" w:date="2026-09-23T12:29:00Z" w16du:dateUtc="2026-09-23T03:29:00Z">
        <w:r w:rsidR="00B40451">
          <w:rPr>
            <w:rFonts w:ascii="Meiryo UI" w:eastAsia="Meiryo UI" w:hAnsi="Meiryo UI" w:cs="DengXian" w:hint="eastAsia"/>
            <w:kern w:val="0"/>
            <w:sz w:val="21"/>
            <w:szCs w:val="21"/>
            <w:lang w:eastAsia="ja-JP"/>
            <w14:ligatures w14:val="none"/>
          </w:rPr>
          <w:t>医療機関に対しては、今後</w:t>
        </w:r>
      </w:ins>
      <w:r>
        <w:rPr>
          <w:rFonts w:ascii="Meiryo UI" w:eastAsia="Meiryo UI" w:hAnsi="Meiryo UI" w:cs="DengXian" w:hint="eastAsia"/>
          <w:kern w:val="0"/>
          <w:sz w:val="21"/>
          <w:szCs w:val="21"/>
          <w:lang w:eastAsia="ja-JP"/>
          <w14:ligatures w14:val="none"/>
        </w:rPr>
        <w:t>公開予定と</w:t>
      </w:r>
      <w:del w:id="426" w:author="Honda, Keiko" w:date="2026-09-23T12:29:00Z" w16du:dateUtc="2026-09-23T03:29:00Z">
        <w:r w:rsidDel="00B40451">
          <w:rPr>
            <w:rFonts w:ascii="Meiryo UI" w:eastAsia="Meiryo UI" w:hAnsi="Meiryo UI" w:cs="DengXian" w:hint="eastAsia"/>
            <w:kern w:val="0"/>
            <w:sz w:val="21"/>
            <w:szCs w:val="21"/>
            <w:lang w:eastAsia="ja-JP"/>
            <w14:ligatures w14:val="none"/>
          </w:rPr>
          <w:delText>だけ</w:delText>
        </w:r>
      </w:del>
      <w:r>
        <w:rPr>
          <w:rFonts w:ascii="Meiryo UI" w:eastAsia="Meiryo UI" w:hAnsi="Meiryo UI" w:cs="DengXian" w:hint="eastAsia"/>
          <w:kern w:val="0"/>
          <w:sz w:val="21"/>
          <w:szCs w:val="21"/>
          <w:lang w:eastAsia="ja-JP"/>
          <w14:ligatures w14:val="none"/>
        </w:rPr>
        <w:t>伝え</w:t>
      </w:r>
      <w:ins w:id="427" w:author="Honda, Keiko" w:date="2026-09-23T12:29:00Z" w16du:dateUtc="2026-09-23T03:29:00Z">
        <w:r w:rsidR="00B40451">
          <w:rPr>
            <w:rFonts w:ascii="Meiryo UI" w:eastAsia="Meiryo UI" w:hAnsi="Meiryo UI" w:cs="DengXian" w:hint="eastAsia"/>
            <w:kern w:val="0"/>
            <w:sz w:val="21"/>
            <w:szCs w:val="21"/>
            <w:lang w:eastAsia="ja-JP"/>
            <w14:ligatures w14:val="none"/>
          </w:rPr>
          <w:t>る</w:t>
        </w:r>
      </w:ins>
      <w:del w:id="428" w:author="Honda, Keiko" w:date="2026-09-23T12:29:00Z" w16du:dateUtc="2026-09-23T03:29:00Z">
        <w:r w:rsidDel="00B40451">
          <w:rPr>
            <w:rFonts w:ascii="Meiryo UI" w:eastAsia="Meiryo UI" w:hAnsi="Meiryo UI" w:cs="DengXian" w:hint="eastAsia"/>
            <w:kern w:val="0"/>
            <w:sz w:val="21"/>
            <w:szCs w:val="21"/>
            <w:lang w:eastAsia="ja-JP"/>
            <w14:ligatures w14:val="none"/>
          </w:rPr>
          <w:delText>させていただく</w:delText>
        </w:r>
      </w:del>
      <w:r>
        <w:rPr>
          <w:rFonts w:ascii="Meiryo UI" w:eastAsia="Meiryo UI" w:hAnsi="Meiryo UI" w:cs="DengXian" w:hint="eastAsia"/>
          <w:kern w:val="0"/>
          <w:sz w:val="21"/>
          <w:szCs w:val="21"/>
          <w:lang w:eastAsia="ja-JP"/>
          <w14:ligatures w14:val="none"/>
        </w:rPr>
        <w:t>。</w:t>
      </w:r>
      <w:ins w:id="429" w:author="Honda, Keiko" w:date="2026-09-23T12:29:00Z" w16du:dateUtc="2026-09-23T03:29:00Z">
        <w:r w:rsidR="00B40451">
          <w:rPr>
            <w:rFonts w:ascii="Meiryo UI" w:eastAsia="Meiryo UI" w:hAnsi="Meiryo UI" w:cs="DengXian" w:hint="eastAsia"/>
            <w:kern w:val="0"/>
            <w:sz w:val="21"/>
            <w:szCs w:val="21"/>
            <w:lang w:eastAsia="ja-JP"/>
            <w14:ligatures w14:val="none"/>
          </w:rPr>
          <w:t>なお、</w:t>
        </w:r>
      </w:ins>
      <w:r>
        <w:rPr>
          <w:rFonts w:ascii="Meiryo UI" w:eastAsia="Meiryo UI" w:hAnsi="Meiryo UI" w:cs="DengXian" w:hint="eastAsia"/>
          <w:kern w:val="0"/>
          <w:sz w:val="21"/>
          <w:szCs w:val="21"/>
          <w:lang w:eastAsia="ja-JP"/>
          <w14:ligatures w14:val="none"/>
        </w:rPr>
        <w:t>公開時期が確定した際に</w:t>
      </w:r>
      <w:ins w:id="430" w:author="Honda, Keiko" w:date="2026-09-23T12:29:00Z" w16du:dateUtc="2026-09-23T03:29:00Z">
        <w:r w:rsidR="00B40451">
          <w:rPr>
            <w:rFonts w:ascii="Meiryo UI" w:eastAsia="Meiryo UI" w:hAnsi="Meiryo UI" w:cs="DengXian" w:hint="eastAsia"/>
            <w:kern w:val="0"/>
            <w:sz w:val="21"/>
            <w:szCs w:val="21"/>
            <w:lang w:eastAsia="ja-JP"/>
            <w14:ligatures w14:val="none"/>
          </w:rPr>
          <w:t>は</w:t>
        </w:r>
      </w:ins>
      <w:del w:id="431" w:author="Honda, Keiko" w:date="2026-09-23T12:29:00Z" w16du:dateUtc="2026-09-23T03:29:00Z">
        <w:r w:rsidDel="00B40451">
          <w:rPr>
            <w:rFonts w:ascii="Meiryo UI" w:eastAsia="Meiryo UI" w:hAnsi="Meiryo UI" w:cs="DengXian" w:hint="eastAsia"/>
            <w:kern w:val="0"/>
            <w:sz w:val="21"/>
            <w:szCs w:val="21"/>
            <w:lang w:eastAsia="ja-JP"/>
            <w14:ligatures w14:val="none"/>
          </w:rPr>
          <w:delText>、</w:delText>
        </w:r>
      </w:del>
      <w:del w:id="432" w:author="Claude" w:date="2026-09-21T11:39:00Z">
        <w:r>
          <w:rPr>
            <w:rFonts w:ascii="Meiryo UI" w:eastAsia="Meiryo UI" w:hAnsi="Meiryo UI" w:cs="DengXian" w:hint="eastAsia"/>
            <w:kern w:val="0"/>
            <w:sz w:val="21"/>
            <w:szCs w:val="21"/>
            <w:lang w:eastAsia="ja-JP"/>
            <w14:ligatures w14:val="none"/>
          </w:rPr>
          <w:delText>ご連絡いただきたい、（アクセンチュア 本田）</w:delText>
        </w:r>
      </w:del>
      <w:ins w:id="433" w:author="Claude" w:date="2026-09-21T11:39:00Z">
        <w:r>
          <w:rPr>
            <w:rFonts w:ascii="Meiryo UI" w:eastAsia="Meiryo UI" w:hAnsi="Meiryo UI" w:cs="DengXian" w:hint="eastAsia"/>
            <w:kern w:val="0"/>
            <w:sz w:val="21"/>
            <w:szCs w:val="21"/>
            <w:lang w:eastAsia="ja-JP"/>
            <w14:ligatures w14:val="none"/>
          </w:rPr>
          <w:t>ご連絡いただきたい。（アクセンチュア 本田）</w:t>
        </w:r>
      </w:ins>
    </w:p>
    <w:p w14:paraId="33B22E24" w14:textId="03FBDAF0" w:rsidR="00072560" w:rsidRDefault="00072560" w:rsidP="0014151C">
      <w:pPr>
        <w:pStyle w:val="a9"/>
        <w:numPr>
          <w:ilvl w:val="1"/>
          <w:numId w:val="17"/>
        </w:numPr>
        <w:spacing w:after="0" w:line="240" w:lineRule="auto"/>
        <w:rPr>
          <w:rFonts w:ascii="Meiryo UI" w:eastAsia="Meiryo UI" w:hAnsi="Meiryo UI" w:cs="DengXian"/>
          <w:kern w:val="0"/>
          <w:sz w:val="21"/>
          <w:szCs w:val="21"/>
          <w:lang w:eastAsia="ja-JP"/>
          <w14:ligatures w14:val="none"/>
        </w:rPr>
      </w:pPr>
      <w:r>
        <w:rPr>
          <w:rFonts w:ascii="Meiryo UI" w:eastAsia="Meiryo UI" w:hAnsi="Meiryo UI" w:cs="DengXian" w:hint="eastAsia"/>
          <w:kern w:val="0"/>
          <w:sz w:val="21"/>
          <w:szCs w:val="21"/>
          <w:lang w:eastAsia="ja-JP"/>
          <w14:ligatures w14:val="none"/>
        </w:rPr>
        <w:t>承知した。</w:t>
      </w:r>
      <w:r w:rsidRPr="0067340B">
        <w:rPr>
          <w:rFonts w:ascii="Meiryo UI" w:eastAsia="Meiryo UI" w:hAnsi="Meiryo UI" w:hint="eastAsia"/>
          <w:b/>
          <w:color w:val="FF0000"/>
          <w:sz w:val="21"/>
          <w:szCs w:val="21"/>
          <w:lang w:eastAsia="ja-JP"/>
        </w:rPr>
        <w:t>【◎決定】</w:t>
      </w:r>
      <w:r>
        <w:rPr>
          <w:rFonts w:ascii="Meiryo UI" w:eastAsia="Meiryo UI" w:hAnsi="Meiryo UI" w:cs="DengXian" w:hint="eastAsia"/>
          <w:kern w:val="0"/>
          <w:sz w:val="21"/>
          <w:szCs w:val="21"/>
          <w:lang w:eastAsia="ja-JP"/>
          <w14:ligatures w14:val="none"/>
        </w:rPr>
        <w:t>（JLACセンター 岡田）</w:t>
      </w:r>
    </w:p>
    <w:p w14:paraId="7636ED68" w14:textId="4F152062" w:rsidR="00072560" w:rsidRDefault="00072560" w:rsidP="00072560">
      <w:pPr>
        <w:pStyle w:val="a9"/>
        <w:numPr>
          <w:ilvl w:val="0"/>
          <w:numId w:val="17"/>
        </w:numPr>
        <w:spacing w:after="0" w:line="240" w:lineRule="auto"/>
        <w:rPr>
          <w:rFonts w:ascii="Meiryo UI" w:eastAsia="Meiryo UI" w:hAnsi="Meiryo UI" w:cs="DengXian"/>
          <w:kern w:val="0"/>
          <w:sz w:val="21"/>
          <w:szCs w:val="21"/>
          <w:lang w:eastAsia="ja-JP"/>
          <w14:ligatures w14:val="none"/>
        </w:rPr>
      </w:pPr>
      <w:r>
        <w:rPr>
          <w:rFonts w:ascii="Meiryo UI" w:eastAsia="Meiryo UI" w:hAnsi="Meiryo UI" w:cs="DengXian" w:hint="eastAsia"/>
          <w:kern w:val="0"/>
          <w:sz w:val="21"/>
          <w:szCs w:val="21"/>
          <w:lang w:eastAsia="ja-JP"/>
          <w14:ligatures w14:val="none"/>
        </w:rPr>
        <w:t>生成AIを利用した採番支援ツールについての状況はいかがか。（アクセンチュア 本田）</w:t>
      </w:r>
    </w:p>
    <w:p w14:paraId="1DCCA1A5" w14:textId="0B97F954" w:rsidR="00072560" w:rsidRDefault="00072560" w:rsidP="00072560">
      <w:pPr>
        <w:pStyle w:val="a9"/>
        <w:numPr>
          <w:ilvl w:val="1"/>
          <w:numId w:val="17"/>
        </w:numPr>
        <w:spacing w:after="0" w:line="240" w:lineRule="auto"/>
        <w:rPr>
          <w:rFonts w:ascii="Meiryo UI" w:eastAsia="Meiryo UI" w:hAnsi="Meiryo UI" w:cs="DengXian"/>
          <w:kern w:val="0"/>
          <w:sz w:val="21"/>
          <w:szCs w:val="21"/>
          <w:lang w:eastAsia="ja-JP"/>
          <w14:ligatures w14:val="none"/>
        </w:rPr>
      </w:pPr>
      <w:r>
        <w:rPr>
          <w:rFonts w:ascii="Meiryo UI" w:eastAsia="Meiryo UI" w:hAnsi="Meiryo UI" w:cs="DengXian" w:hint="eastAsia"/>
          <w:kern w:val="0"/>
          <w:sz w:val="21"/>
          <w:szCs w:val="21"/>
          <w:lang w:eastAsia="ja-JP"/>
          <w14:ligatures w14:val="none"/>
        </w:rPr>
        <w:t>令和9年度頭の提供を目指しているが、</w:t>
      </w:r>
      <w:ins w:id="434" w:author="Honda, Keiko" w:date="2026-09-23T12:30:00Z" w16du:dateUtc="2026-09-23T03:30:00Z">
        <w:r w:rsidR="00B40451">
          <w:rPr>
            <w:rFonts w:ascii="Meiryo UI" w:eastAsia="Meiryo UI" w:hAnsi="Meiryo UI" w:cs="DengXian" w:hint="eastAsia"/>
            <w:kern w:val="0"/>
            <w:sz w:val="21"/>
            <w:szCs w:val="21"/>
            <w:lang w:eastAsia="ja-JP"/>
            <w14:ligatures w14:val="none"/>
          </w:rPr>
          <w:t>見通しが立っていないため、</w:t>
        </w:r>
      </w:ins>
      <w:r>
        <w:rPr>
          <w:rFonts w:ascii="Meiryo UI" w:eastAsia="Meiryo UI" w:hAnsi="Meiryo UI" w:cs="DengXian" w:hint="eastAsia"/>
          <w:kern w:val="0"/>
          <w:sz w:val="21"/>
          <w:szCs w:val="21"/>
          <w:lang w:eastAsia="ja-JP"/>
          <w14:ligatures w14:val="none"/>
        </w:rPr>
        <w:t>まだ医療機関には周知しないでいただきたい。（JLACセンター 岡田）</w:t>
      </w:r>
    </w:p>
    <w:p w14:paraId="30B2526A" w14:textId="64B60034" w:rsidR="00072560" w:rsidRDefault="00072560" w:rsidP="00072560">
      <w:pPr>
        <w:pStyle w:val="a9"/>
        <w:numPr>
          <w:ilvl w:val="1"/>
          <w:numId w:val="17"/>
        </w:numPr>
        <w:spacing w:after="0" w:line="240" w:lineRule="auto"/>
        <w:rPr>
          <w:rFonts w:ascii="Meiryo UI" w:eastAsia="Meiryo UI" w:hAnsi="Meiryo UI" w:cs="DengXian"/>
          <w:kern w:val="0"/>
          <w:sz w:val="21"/>
          <w:szCs w:val="21"/>
          <w:lang w:eastAsia="ja-JP"/>
          <w14:ligatures w14:val="none"/>
        </w:rPr>
      </w:pPr>
      <w:r>
        <w:rPr>
          <w:rFonts w:ascii="Meiryo UI" w:eastAsia="Meiryo UI" w:hAnsi="Meiryo UI" w:cs="DengXian" w:hint="eastAsia"/>
          <w:kern w:val="0"/>
          <w:sz w:val="21"/>
          <w:szCs w:val="21"/>
          <w:lang w:eastAsia="ja-JP"/>
          <w14:ligatures w14:val="none"/>
        </w:rPr>
        <w:t>承知した。</w:t>
      </w:r>
      <w:r w:rsidRPr="0067340B">
        <w:rPr>
          <w:rFonts w:ascii="Meiryo UI" w:eastAsia="Meiryo UI" w:hAnsi="Meiryo UI" w:hint="eastAsia"/>
          <w:b/>
          <w:color w:val="FF0000"/>
          <w:sz w:val="21"/>
          <w:szCs w:val="21"/>
          <w:lang w:eastAsia="ja-JP"/>
        </w:rPr>
        <w:t>【◎決定】</w:t>
      </w:r>
      <w:r>
        <w:rPr>
          <w:rFonts w:ascii="Meiryo UI" w:eastAsia="Meiryo UI" w:hAnsi="Meiryo UI" w:cs="DengXian" w:hint="eastAsia"/>
          <w:kern w:val="0"/>
          <w:sz w:val="21"/>
          <w:szCs w:val="21"/>
          <w:lang w:eastAsia="ja-JP"/>
          <w14:ligatures w14:val="none"/>
        </w:rPr>
        <w:t>（アクセンチュア 本田）</w:t>
      </w:r>
    </w:p>
    <w:p w14:paraId="42CCF98F" w14:textId="77777777" w:rsidR="0057596E" w:rsidRPr="002A707B" w:rsidRDefault="0057596E" w:rsidP="0057596E">
      <w:pPr>
        <w:pStyle w:val="a9"/>
        <w:spacing w:after="0" w:line="240" w:lineRule="auto"/>
        <w:ind w:left="440"/>
        <w:rPr>
          <w:rFonts w:ascii="Meiryo UI" w:eastAsia="Meiryo UI" w:hAnsi="Meiryo UI" w:cs="Times New Roman"/>
          <w:sz w:val="21"/>
          <w:szCs w:val="21"/>
          <w:u w:val="single"/>
          <w:lang w:eastAsia="ja-JP"/>
        </w:rPr>
      </w:pPr>
    </w:p>
    <w:p w14:paraId="4C8EB91E" w14:textId="44BCA9D0" w:rsidR="0057596E" w:rsidRPr="00E34533" w:rsidRDefault="00B071F5" w:rsidP="0057596E">
      <w:pPr>
        <w:pStyle w:val="a9"/>
        <w:numPr>
          <w:ilvl w:val="0"/>
          <w:numId w:val="20"/>
        </w:numPr>
        <w:spacing w:after="0" w:line="240" w:lineRule="auto"/>
        <w:rPr>
          <w:rFonts w:ascii="Meiryo UI" w:eastAsia="Meiryo UI" w:hAnsi="Meiryo UI" w:cs="Times New Roman"/>
          <w:sz w:val="21"/>
          <w:szCs w:val="21"/>
          <w:u w:val="single"/>
          <w:lang w:eastAsia="ja-JP"/>
        </w:rPr>
      </w:pPr>
      <w:r>
        <w:rPr>
          <w:rFonts w:ascii="Meiryo UI" w:eastAsia="Meiryo UI" w:hAnsi="Meiryo UI" w:cs="Times New Roman" w:hint="eastAsia"/>
          <w:sz w:val="21"/>
          <w:szCs w:val="21"/>
          <w:u w:val="single"/>
          <w:lang w:eastAsia="ja-JP"/>
        </w:rPr>
        <w:t>血液型の共有方針についての報告</w:t>
      </w:r>
    </w:p>
    <w:p w14:paraId="05718DCB" w14:textId="102E3997" w:rsidR="00072560" w:rsidRPr="00072560" w:rsidRDefault="00B40451" w:rsidP="00E12C54">
      <w:pPr>
        <w:pStyle w:val="a9"/>
        <w:numPr>
          <w:ilvl w:val="0"/>
          <w:numId w:val="17"/>
        </w:numPr>
        <w:spacing w:after="0" w:line="240" w:lineRule="auto"/>
        <w:rPr>
          <w:rFonts w:ascii="Meiryo UI" w:eastAsia="Meiryo UI" w:hAnsi="Meiryo UI" w:cs="Times New Roman"/>
          <w:sz w:val="21"/>
          <w:szCs w:val="21"/>
          <w:u w:val="single"/>
          <w:lang w:eastAsia="ja-JP"/>
        </w:rPr>
      </w:pPr>
      <w:ins w:id="435" w:author="Honda, Keiko" w:date="2026-09-23T12:30:00Z" w16du:dateUtc="2026-09-23T03:30:00Z">
        <w:r>
          <w:rPr>
            <w:rFonts w:ascii="Meiryo UI" w:eastAsia="Meiryo UI" w:hAnsi="Meiryo UI" w:cs="DengXian" w:hint="eastAsia"/>
            <w:kern w:val="0"/>
            <w:sz w:val="21"/>
            <w:szCs w:val="21"/>
            <w:lang w:eastAsia="ja-JP"/>
            <w14:ligatures w14:val="none"/>
          </w:rPr>
          <w:t>血液型に関する検査結果の共有取り止める方針については承知した。なお、</w:t>
        </w:r>
      </w:ins>
      <w:r w:rsidR="00072560" w:rsidRPr="00072560">
        <w:rPr>
          <w:rFonts w:ascii="Meiryo UI" w:eastAsia="Meiryo UI" w:hAnsi="Meiryo UI" w:cs="DengXian" w:hint="eastAsia"/>
          <w:kern w:val="0"/>
          <w:sz w:val="21"/>
          <w:szCs w:val="21"/>
          <w:lang w:eastAsia="ja-JP"/>
          <w14:ligatures w14:val="none"/>
        </w:rPr>
        <w:t>血液型の登録については、JLACセンター 内山田</w:t>
      </w:r>
      <w:ins w:id="436" w:author="Honda, Keiko" w:date="2026-09-23T12:31:00Z" w16du:dateUtc="2026-09-23T03:31:00Z">
        <w:r>
          <w:rPr>
            <w:rFonts w:ascii="Meiryo UI" w:eastAsia="Meiryo UI" w:hAnsi="Meiryo UI" w:cs="DengXian" w:hint="eastAsia"/>
            <w:kern w:val="0"/>
            <w:sz w:val="21"/>
            <w:szCs w:val="21"/>
            <w:lang w:eastAsia="ja-JP"/>
            <w14:ligatures w14:val="none"/>
          </w:rPr>
          <w:t>にて</w:t>
        </w:r>
      </w:ins>
      <w:del w:id="437" w:author="Honda, Keiko" w:date="2026-09-23T12:31:00Z" w16du:dateUtc="2026-09-23T03:31:00Z">
        <w:r w:rsidR="00072560" w:rsidRPr="00072560" w:rsidDel="00B40451">
          <w:rPr>
            <w:rFonts w:ascii="Meiryo UI" w:eastAsia="Meiryo UI" w:hAnsi="Meiryo UI" w:cs="DengXian" w:hint="eastAsia"/>
            <w:kern w:val="0"/>
            <w:sz w:val="21"/>
            <w:szCs w:val="21"/>
            <w:lang w:eastAsia="ja-JP"/>
            <w14:ligatures w14:val="none"/>
          </w:rPr>
          <w:delText>も</w:delText>
        </w:r>
      </w:del>
      <w:r w:rsidR="00072560" w:rsidRPr="00072560">
        <w:rPr>
          <w:rFonts w:ascii="Meiryo UI" w:eastAsia="Meiryo UI" w:hAnsi="Meiryo UI" w:cs="DengXian" w:hint="eastAsia"/>
          <w:kern w:val="0"/>
          <w:sz w:val="21"/>
          <w:szCs w:val="21"/>
          <w:lang w:eastAsia="ja-JP"/>
          <w14:ligatures w14:val="none"/>
        </w:rPr>
        <w:t>調査を行ってい</w:t>
      </w:r>
      <w:ins w:id="438" w:author="Honda, Keiko" w:date="2026-09-23T12:31:00Z" w16du:dateUtc="2026-09-23T03:31:00Z">
        <w:r>
          <w:rPr>
            <w:rFonts w:ascii="Meiryo UI" w:eastAsia="Meiryo UI" w:hAnsi="Meiryo UI" w:cs="DengXian" w:hint="eastAsia"/>
            <w:kern w:val="0"/>
            <w:sz w:val="21"/>
            <w:szCs w:val="21"/>
            <w:lang w:eastAsia="ja-JP"/>
            <w14:ligatures w14:val="none"/>
          </w:rPr>
          <w:t>たため</w:t>
        </w:r>
      </w:ins>
      <w:del w:id="439" w:author="Honda, Keiko" w:date="2026-09-23T12:31:00Z" w16du:dateUtc="2026-09-23T03:31:00Z">
        <w:r w:rsidR="00072560" w:rsidRPr="00072560" w:rsidDel="00B40451">
          <w:rPr>
            <w:rFonts w:ascii="Meiryo UI" w:eastAsia="Meiryo UI" w:hAnsi="Meiryo UI" w:cs="DengXian" w:hint="eastAsia"/>
            <w:kern w:val="0"/>
            <w:sz w:val="21"/>
            <w:szCs w:val="21"/>
            <w:lang w:eastAsia="ja-JP"/>
            <w14:ligatures w14:val="none"/>
          </w:rPr>
          <w:delText>る。</w:delText>
        </w:r>
      </w:del>
      <w:ins w:id="440" w:author="Honda, Keiko" w:date="2026-09-23T12:31:00Z" w16du:dateUtc="2026-09-23T03:31:00Z">
        <w:r>
          <w:rPr>
            <w:rFonts w:ascii="Meiryo UI" w:eastAsia="Meiryo UI" w:hAnsi="Meiryo UI" w:cs="DengXian" w:hint="eastAsia"/>
            <w:kern w:val="0"/>
            <w:sz w:val="21"/>
            <w:szCs w:val="21"/>
            <w:lang w:eastAsia="ja-JP"/>
            <w14:ligatures w14:val="none"/>
          </w:rPr>
          <w:t>、</w:t>
        </w:r>
      </w:ins>
      <w:r w:rsidR="00072560" w:rsidRPr="00072560">
        <w:rPr>
          <w:rFonts w:ascii="Meiryo UI" w:eastAsia="Meiryo UI" w:hAnsi="Meiryo UI" w:cs="DengXian" w:hint="eastAsia"/>
          <w:kern w:val="0"/>
          <w:sz w:val="21"/>
          <w:szCs w:val="21"/>
          <w:lang w:eastAsia="ja-JP"/>
          <w14:ligatures w14:val="none"/>
        </w:rPr>
        <w:t>次回の打合せでその</w:t>
      </w:r>
      <w:ins w:id="441" w:author="Honda, Keiko" w:date="2026-09-23T12:31:00Z" w16du:dateUtc="2026-09-23T03:31:00Z">
        <w:r>
          <w:rPr>
            <w:rFonts w:ascii="Meiryo UI" w:eastAsia="Meiryo UI" w:hAnsi="Meiryo UI" w:cs="DengXian" w:hint="eastAsia"/>
            <w:kern w:val="0"/>
            <w:sz w:val="21"/>
            <w:szCs w:val="21"/>
            <w:lang w:eastAsia="ja-JP"/>
            <w14:ligatures w14:val="none"/>
          </w:rPr>
          <w:t>内容の共有を行いたい</w:t>
        </w:r>
      </w:ins>
      <w:del w:id="442" w:author="Honda, Keiko" w:date="2026-09-23T12:31:00Z" w16du:dateUtc="2026-09-23T03:31:00Z">
        <w:r w:rsidR="00072560" w:rsidRPr="00072560" w:rsidDel="00B40451">
          <w:rPr>
            <w:rFonts w:ascii="Meiryo UI" w:eastAsia="Meiryo UI" w:hAnsi="Meiryo UI" w:cs="DengXian" w:hint="eastAsia"/>
            <w:kern w:val="0"/>
            <w:sz w:val="21"/>
            <w:szCs w:val="21"/>
            <w:lang w:eastAsia="ja-JP"/>
            <w14:ligatures w14:val="none"/>
          </w:rPr>
          <w:delText>報告をさせていただきたい</w:delText>
        </w:r>
      </w:del>
      <w:r w:rsidR="00072560" w:rsidRPr="00072560">
        <w:rPr>
          <w:rFonts w:ascii="Meiryo UI" w:eastAsia="Meiryo UI" w:hAnsi="Meiryo UI" w:cs="DengXian" w:hint="eastAsia"/>
          <w:kern w:val="0"/>
          <w:sz w:val="21"/>
          <w:szCs w:val="21"/>
          <w:lang w:eastAsia="ja-JP"/>
          <w14:ligatures w14:val="none"/>
        </w:rPr>
        <w:t>。（JLACセンター 岡田）</w:t>
      </w:r>
    </w:p>
    <w:p w14:paraId="2509404A" w14:textId="08C8BF8C" w:rsidR="00E12C54" w:rsidRPr="00072560" w:rsidRDefault="00072560" w:rsidP="00072560">
      <w:pPr>
        <w:pStyle w:val="a9"/>
        <w:numPr>
          <w:ilvl w:val="1"/>
          <w:numId w:val="17"/>
        </w:numPr>
        <w:spacing w:after="0" w:line="240" w:lineRule="auto"/>
        <w:rPr>
          <w:rFonts w:ascii="Meiryo UI" w:eastAsia="Meiryo UI" w:hAnsi="Meiryo UI" w:cs="Times New Roman"/>
          <w:sz w:val="21"/>
          <w:szCs w:val="21"/>
          <w:u w:val="single"/>
          <w:lang w:eastAsia="ja-JP"/>
        </w:rPr>
      </w:pPr>
      <w:r>
        <w:rPr>
          <w:rFonts w:ascii="Meiryo UI" w:eastAsia="Meiryo UI" w:hAnsi="Meiryo UI" w:cs="DengXian" w:hint="eastAsia"/>
          <w:kern w:val="0"/>
          <w:sz w:val="21"/>
          <w:szCs w:val="21"/>
          <w:lang w:eastAsia="ja-JP"/>
          <w14:ligatures w14:val="none"/>
        </w:rPr>
        <w:lastRenderedPageBreak/>
        <w:t>承知した。</w:t>
      </w:r>
      <w:r w:rsidRPr="0067340B">
        <w:rPr>
          <w:rFonts w:ascii="Meiryo UI" w:eastAsia="Meiryo UI" w:hAnsi="Meiryo UI" w:hint="eastAsia"/>
          <w:b/>
          <w:color w:val="FF0000"/>
          <w:sz w:val="21"/>
          <w:szCs w:val="21"/>
          <w:lang w:eastAsia="ja-JP"/>
        </w:rPr>
        <w:t>【◎決定】</w:t>
      </w:r>
      <w:r>
        <w:rPr>
          <w:rFonts w:ascii="Meiryo UI" w:eastAsia="Meiryo UI" w:hAnsi="Meiryo UI" w:cs="DengXian" w:hint="eastAsia"/>
          <w:kern w:val="0"/>
          <w:sz w:val="21"/>
          <w:szCs w:val="21"/>
          <w:lang w:eastAsia="ja-JP"/>
          <w14:ligatures w14:val="none"/>
        </w:rPr>
        <w:t>（アクセンチュア　本田）</w:t>
      </w:r>
      <w:r>
        <w:rPr>
          <w:rFonts w:ascii="Meiryo UI" w:eastAsia="Meiryo UI" w:hAnsi="Meiryo UI" w:cs="DengXian"/>
          <w:kern w:val="0"/>
          <w:sz w:val="21"/>
          <w:szCs w:val="21"/>
          <w:lang w:eastAsia="ja-JP"/>
          <w14:ligatures w14:val="none"/>
        </w:rPr>
        <w:br/>
      </w:r>
    </w:p>
    <w:p w14:paraId="6EF41C30" w14:textId="3E2A1DC7" w:rsidR="00E12C54" w:rsidRPr="00E34533" w:rsidRDefault="00E12C54" w:rsidP="00E12C54">
      <w:pPr>
        <w:pStyle w:val="a9"/>
        <w:numPr>
          <w:ilvl w:val="0"/>
          <w:numId w:val="20"/>
        </w:numPr>
        <w:spacing w:after="0" w:line="240" w:lineRule="auto"/>
        <w:rPr>
          <w:rFonts w:ascii="Meiryo UI" w:eastAsia="Meiryo UI" w:hAnsi="Meiryo UI" w:cs="Times New Roman"/>
          <w:sz w:val="21"/>
          <w:szCs w:val="21"/>
          <w:u w:val="single"/>
          <w:lang w:eastAsia="ja-JP"/>
        </w:rPr>
      </w:pPr>
      <w:r>
        <w:rPr>
          <w:rFonts w:ascii="Meiryo UI" w:eastAsia="Meiryo UI" w:hAnsi="Meiryo UI" w:cs="Times New Roman" w:hint="eastAsia"/>
          <w:sz w:val="21"/>
          <w:szCs w:val="21"/>
          <w:u w:val="single"/>
          <w:lang w:eastAsia="ja-JP"/>
        </w:rPr>
        <w:t>電カル共有用JLACマスタの外部説明</w:t>
      </w:r>
    </w:p>
    <w:p w14:paraId="366089DF" w14:textId="0CFD2833" w:rsidR="0057596E" w:rsidRPr="009F6E7B" w:rsidRDefault="002564E1" w:rsidP="002564E1">
      <w:pPr>
        <w:pStyle w:val="a9"/>
        <w:numPr>
          <w:ilvl w:val="0"/>
          <w:numId w:val="17"/>
        </w:numPr>
        <w:spacing w:after="0" w:line="240" w:lineRule="auto"/>
        <w:rPr>
          <w:rFonts w:ascii="Meiryo UI" w:eastAsia="Meiryo UI" w:hAnsi="Meiryo UI" w:cs="DengXian"/>
          <w:kern w:val="0"/>
          <w:sz w:val="21"/>
          <w:szCs w:val="21"/>
          <w:lang w:eastAsia="ja-JP"/>
          <w14:ligatures w14:val="none"/>
        </w:rPr>
      </w:pPr>
      <w:r>
        <w:rPr>
          <w:rFonts w:ascii="Meiryo UI" w:eastAsia="Meiryo UI" w:hAnsi="Meiryo UI" w:cs="DengXian" w:hint="eastAsia"/>
          <w:kern w:val="0"/>
          <w:sz w:val="21"/>
          <w:szCs w:val="21"/>
          <w:lang w:eastAsia="ja-JP"/>
          <w14:ligatures w14:val="none"/>
        </w:rPr>
        <w:t>電子カルテ情報共有サービスに関する一部の資料において、臨床検査医学会のHPのリンクの掲載を削除</w:t>
      </w:r>
      <w:ins w:id="443" w:author="Honda, Keiko" w:date="2026-09-23T12:31:00Z" w16du:dateUtc="2026-09-23T03:31:00Z">
        <w:r w:rsidR="00B40451">
          <w:rPr>
            <w:rFonts w:ascii="Meiryo UI" w:eastAsia="Meiryo UI" w:hAnsi="Meiryo UI" w:cs="DengXian" w:hint="eastAsia"/>
            <w:kern w:val="0"/>
            <w:sz w:val="21"/>
            <w:szCs w:val="21"/>
            <w:lang w:eastAsia="ja-JP"/>
            <w14:ligatures w14:val="none"/>
          </w:rPr>
          <w:t>するなど、</w:t>
        </w:r>
      </w:ins>
      <w:ins w:id="444" w:author="Honda, Keiko" w:date="2026-09-23T12:32:00Z" w16du:dateUtc="2026-09-23T03:32:00Z">
        <w:r w:rsidR="00B40451">
          <w:rPr>
            <w:rFonts w:ascii="Meiryo UI" w:eastAsia="Meiryo UI" w:hAnsi="Meiryo UI" w:cs="DengXian" w:hint="eastAsia"/>
            <w:kern w:val="0"/>
            <w:sz w:val="21"/>
            <w:szCs w:val="21"/>
            <w:lang w:eastAsia="ja-JP"/>
            <w14:ligatures w14:val="none"/>
          </w:rPr>
          <w:t>電子カルテ情報共有サービス用JLACコードと臨床検査医学会のHPのJLACコードを医療機関が閲覧した際に混乱</w:t>
        </w:r>
      </w:ins>
      <w:ins w:id="445" w:author="Honda, Keiko" w:date="2026-09-23T12:33:00Z" w16du:dateUtc="2026-09-23T03:33:00Z">
        <w:r w:rsidR="00B40451">
          <w:rPr>
            <w:rFonts w:ascii="Meiryo UI" w:eastAsia="Meiryo UI" w:hAnsi="Meiryo UI" w:cs="DengXian" w:hint="eastAsia"/>
            <w:kern w:val="0"/>
            <w:sz w:val="21"/>
            <w:szCs w:val="21"/>
            <w:lang w:eastAsia="ja-JP"/>
            <w14:ligatures w14:val="none"/>
          </w:rPr>
          <w:t>しないような記載に修正</w:t>
        </w:r>
      </w:ins>
      <w:del w:id="446" w:author="Honda, Keiko" w:date="2026-09-23T12:31:00Z" w16du:dateUtc="2026-09-23T03:31:00Z">
        <w:r w:rsidDel="00B40451">
          <w:rPr>
            <w:rFonts w:ascii="Meiryo UI" w:eastAsia="Meiryo UI" w:hAnsi="Meiryo UI" w:cs="DengXian" w:hint="eastAsia"/>
            <w:kern w:val="0"/>
            <w:sz w:val="21"/>
            <w:szCs w:val="21"/>
            <w:lang w:eastAsia="ja-JP"/>
            <w14:ligatures w14:val="none"/>
          </w:rPr>
          <w:delText>したり、</w:delText>
        </w:r>
      </w:del>
      <w:del w:id="447" w:author="Honda, Keiko" w:date="2026-09-23T12:33:00Z" w16du:dateUtc="2026-09-23T03:33:00Z">
        <w:r w:rsidDel="00B40451">
          <w:rPr>
            <w:rFonts w:ascii="Meiryo UI" w:eastAsia="Meiryo UI" w:hAnsi="Meiryo UI" w:cs="DengXian" w:hint="eastAsia"/>
            <w:kern w:val="0"/>
            <w:sz w:val="21"/>
            <w:szCs w:val="21"/>
            <w:lang w:eastAsia="ja-JP"/>
            <w14:ligatures w14:val="none"/>
          </w:rPr>
          <w:delText>学会に関する記載を変更したり</w:delText>
        </w:r>
      </w:del>
      <w:r>
        <w:rPr>
          <w:rFonts w:ascii="Meiryo UI" w:eastAsia="Meiryo UI" w:hAnsi="Meiryo UI" w:cs="DengXian" w:hint="eastAsia"/>
          <w:kern w:val="0"/>
          <w:sz w:val="21"/>
          <w:szCs w:val="21"/>
          <w:lang w:eastAsia="ja-JP"/>
          <w14:ligatures w14:val="none"/>
        </w:rPr>
        <w:t>する方針</w:t>
      </w:r>
      <w:ins w:id="448" w:author="Honda, Keiko" w:date="2026-09-23T12:33:00Z" w16du:dateUtc="2026-09-23T03:33:00Z">
        <w:r w:rsidR="00B40451">
          <w:rPr>
            <w:rFonts w:ascii="Meiryo UI" w:eastAsia="Meiryo UI" w:hAnsi="Meiryo UI" w:cs="DengXian" w:hint="eastAsia"/>
            <w:kern w:val="0"/>
            <w:sz w:val="21"/>
            <w:szCs w:val="21"/>
            <w:lang w:eastAsia="ja-JP"/>
            <w14:ligatures w14:val="none"/>
          </w:rPr>
          <w:t>について</w:t>
        </w:r>
      </w:ins>
      <w:del w:id="449" w:author="Honda, Keiko" w:date="2026-09-23T12:33:00Z" w16du:dateUtc="2026-09-23T03:33:00Z">
        <w:r w:rsidDel="00B40451">
          <w:rPr>
            <w:rFonts w:ascii="Meiryo UI" w:eastAsia="Meiryo UI" w:hAnsi="Meiryo UI" w:cs="DengXian" w:hint="eastAsia"/>
            <w:kern w:val="0"/>
            <w:sz w:val="21"/>
            <w:szCs w:val="21"/>
            <w:lang w:eastAsia="ja-JP"/>
            <w14:ligatures w14:val="none"/>
          </w:rPr>
          <w:delText>であることについて、</w:delText>
        </w:r>
      </w:del>
      <w:r>
        <w:rPr>
          <w:rFonts w:ascii="Meiryo UI" w:eastAsia="Meiryo UI" w:hAnsi="Meiryo UI" w:cs="DengXian" w:hint="eastAsia"/>
          <w:kern w:val="0"/>
          <w:sz w:val="21"/>
          <w:szCs w:val="21"/>
          <w:lang w:eastAsia="ja-JP"/>
          <w14:ligatures w14:val="none"/>
        </w:rPr>
        <w:t>承知した。</w:t>
      </w:r>
      <w:r w:rsidRPr="0067340B">
        <w:rPr>
          <w:rFonts w:ascii="Meiryo UI" w:eastAsia="Meiryo UI" w:hAnsi="Meiryo UI" w:hint="eastAsia"/>
          <w:b/>
          <w:color w:val="FF0000"/>
          <w:sz w:val="21"/>
          <w:szCs w:val="21"/>
          <w:lang w:eastAsia="ja-JP"/>
        </w:rPr>
        <w:t>【◎決定】</w:t>
      </w:r>
      <w:r w:rsidR="0057596E">
        <w:rPr>
          <w:rFonts w:ascii="Meiryo UI" w:eastAsia="Meiryo UI" w:hAnsi="Meiryo UI" w:cs="DengXian" w:hint="eastAsia"/>
          <w:kern w:val="0"/>
          <w:sz w:val="21"/>
          <w:szCs w:val="21"/>
          <w:lang w:eastAsia="ja-JP"/>
          <w14:ligatures w14:val="none"/>
        </w:rPr>
        <w:t>（JLACセンター 岡田）</w:t>
      </w:r>
    </w:p>
    <w:p w14:paraId="30960428" w14:textId="77777777" w:rsidR="0057596E" w:rsidRPr="00E34533" w:rsidRDefault="0057596E" w:rsidP="0057596E">
      <w:pPr>
        <w:spacing w:after="0" w:line="240" w:lineRule="auto"/>
        <w:rPr>
          <w:rFonts w:ascii="Meiryo UI" w:eastAsia="Meiryo UI" w:hAnsi="Meiryo UI" w:cs="DengXian"/>
          <w:b/>
          <w:bCs/>
          <w:kern w:val="0"/>
          <w:sz w:val="21"/>
          <w:szCs w:val="21"/>
          <w:lang w:eastAsia="ja-JP"/>
          <w14:ligatures w14:val="none"/>
        </w:rPr>
      </w:pPr>
    </w:p>
    <w:p w14:paraId="062A4BB3" w14:textId="77777777" w:rsidR="0057596E" w:rsidRPr="00290545" w:rsidRDefault="0057596E" w:rsidP="0057596E">
      <w:pPr>
        <w:pStyle w:val="a9"/>
        <w:numPr>
          <w:ilvl w:val="0"/>
          <w:numId w:val="11"/>
        </w:numPr>
        <w:spacing w:after="0" w:line="240" w:lineRule="auto"/>
        <w:rPr>
          <w:rFonts w:ascii="Meiryo UI" w:eastAsia="Meiryo UI" w:hAnsi="Meiryo UI" w:cs="DengXian"/>
          <w:b/>
          <w:bCs/>
          <w:kern w:val="0"/>
          <w:sz w:val="21"/>
          <w:szCs w:val="21"/>
          <w:lang w:eastAsia="ja-JP"/>
          <w14:ligatures w14:val="none"/>
        </w:rPr>
      </w:pPr>
      <w:r>
        <w:rPr>
          <w:rFonts w:ascii="Meiryo UI" w:eastAsia="Meiryo UI" w:hAnsi="Meiryo UI" w:cs="DengXian" w:hint="eastAsia"/>
          <w:b/>
          <w:bCs/>
          <w:kern w:val="0"/>
          <w:sz w:val="21"/>
          <w:szCs w:val="21"/>
          <w:lang w:eastAsia="ja-JP"/>
          <w14:ligatures w14:val="none"/>
        </w:rPr>
        <w:t>令和9年度の電子カルテ情報共有サービスのJLACマスタの契約について</w:t>
      </w:r>
    </w:p>
    <w:p w14:paraId="524417B5" w14:textId="6E221241" w:rsidR="00B40451" w:rsidRDefault="00126A59" w:rsidP="0057596E">
      <w:pPr>
        <w:pStyle w:val="a9"/>
        <w:numPr>
          <w:ilvl w:val="0"/>
          <w:numId w:val="16"/>
        </w:numPr>
        <w:rPr>
          <w:ins w:id="450" w:author="Honda, Keiko" w:date="2026-09-23T12:34:00Z" w16du:dateUtc="2026-09-23T03:34:00Z"/>
          <w:rFonts w:ascii="Meiryo UI" w:eastAsia="Meiryo UI" w:hAnsi="Meiryo UI" w:cs="DengXian"/>
          <w:sz w:val="21"/>
          <w:szCs w:val="21"/>
        </w:rPr>
      </w:pPr>
      <w:ins w:id="451" w:author="Honda, Keiko" w:date="2026-09-23T12:33:00Z">
        <w:r w:rsidRPr="00126A59">
          <w:rPr>
            <w:rFonts w:ascii="Meiryo UI" w:eastAsia="Meiryo UI" w:hAnsi="Meiryo UI" w:cs="DengXian"/>
            <w:sz w:val="21"/>
            <w:szCs w:val="21"/>
          </w:rPr>
          <w:t>マスタの作成内容の責任分界をカラムごとに整理した。各カラムについて誤りが生じた場合、カラムの記載ルール定義の不備については「</w:t>
        </w:r>
      </w:ins>
      <w:ins w:id="452" w:author="Honda, Keiko" w:date="2026-09-23T12:34:00Z" w16du:dateUtc="2026-09-23T03:34:00Z">
        <w:r>
          <w:rPr>
            <w:rFonts w:ascii="Meiryo UI" w:eastAsia="Meiryo UI" w:hAnsi="Meiryo UI" w:cs="DengXian" w:hint="eastAsia"/>
            <w:sz w:val="21"/>
            <w:szCs w:val="21"/>
            <w:lang w:eastAsia="ja-JP"/>
          </w:rPr>
          <w:t>記載ルール</w:t>
        </w:r>
      </w:ins>
      <w:ins w:id="453" w:author="Honda, Keiko" w:date="2026-09-23T12:33:00Z">
        <w:r w:rsidRPr="00126A59">
          <w:rPr>
            <w:rFonts w:ascii="Meiryo UI" w:eastAsia="Meiryo UI" w:hAnsi="Meiryo UI" w:cs="DengXian"/>
            <w:sz w:val="21"/>
            <w:szCs w:val="21"/>
          </w:rPr>
          <w:t>定義者」が責任を持ち、ルールに則った作業の不備については「作業者」の責任と</w:t>
        </w:r>
      </w:ins>
      <w:ins w:id="454" w:author="Honda, Keiko" w:date="2026-09-23T12:34:00Z" w16du:dateUtc="2026-09-23T03:34:00Z">
        <w:r>
          <w:rPr>
            <w:rFonts w:ascii="Meiryo UI" w:eastAsia="Meiryo UI" w:hAnsi="Meiryo UI" w:cs="DengXian" w:hint="eastAsia"/>
            <w:sz w:val="21"/>
            <w:szCs w:val="21"/>
            <w:lang w:eastAsia="ja-JP"/>
          </w:rPr>
          <w:t>する方針である。（厚労省　上堀）</w:t>
        </w:r>
      </w:ins>
    </w:p>
    <w:p w14:paraId="67866188" w14:textId="77777777" w:rsidR="00000000" w:rsidRPr="002506BF" w:rsidDel="00126A59" w:rsidRDefault="00000000" w:rsidP="00533C4C">
      <w:pPr>
        <w:pStyle w:val="a9"/>
        <w:numPr>
          <w:ilvl w:val="2"/>
          <w:numId w:val="16"/>
        </w:numPr>
        <w:rPr>
          <w:del w:id="455" w:author="Honda, Keiko" w:date="2026-09-23T12:35:00Z" w16du:dateUtc="2026-09-23T03:35:00Z"/>
          <w:rFonts w:ascii="Meiryo UI" w:eastAsia="Meiryo UI" w:hAnsi="Meiryo UI" w:cs="DengXian"/>
          <w:sz w:val="21"/>
          <w:szCs w:val="21"/>
        </w:rPr>
        <w:pPrChange w:id="456" w:author="Honda, Keiko" w:date="2026-09-23T14:32:00Z" w16du:dateUtc="2026-09-23T05:32:00Z">
          <w:pPr>
            <w:pStyle w:val="a9"/>
            <w:numPr>
              <w:numId w:val="16"/>
            </w:numPr>
            <w:ind w:left="440" w:hanging="440"/>
          </w:pPr>
        </w:pPrChange>
      </w:pPr>
      <w:ins w:id="457" w:author="Honda, Keiko" w:date="2026-09-23T12:34:00Z" w16du:dateUtc="2026-09-23T03:34:00Z">
        <w:r w:rsidRPr="00126A59">
          <w:rPr>
            <w:rFonts w:ascii="Meiryo UI" w:eastAsia="Meiryo UI" w:hAnsi="Meiryo UI" w:cs="DengXian" w:hint="eastAsia"/>
            <w:sz w:val="21"/>
            <w:szCs w:val="21"/>
            <w:lang w:eastAsia="ja-JP"/>
          </w:rPr>
          <w:t>各カラムについて誤りが生じた場合の</w:t>
        </w:r>
      </w:ins>
      <w:ins w:id="458" w:author="Honda, Keiko" w:date="2026-09-23T14:32:00Z" w16du:dateUtc="2026-09-23T05:32:00Z">
        <w:r w:rsidR="00533C4C" w:rsidRPr="00533C4C">
          <w:rPr>
            <w:rFonts w:ascii="Meiryo UI" w:eastAsia="Meiryo UI" w:hAnsi="Meiryo UI" w:hint="eastAsia"/>
            <w:sz w:val="21"/>
            <w:szCs w:val="21"/>
          </w:rPr>
          <w:t>責任分界の</w:t>
        </w:r>
      </w:ins>
      <w:ins w:id="459" w:author="Honda, Keiko" w:date="2026-09-23T12:34:00Z" w16du:dateUtc="2026-09-23T03:34:00Z">
        <w:r w:rsidRPr="00126A59">
          <w:rPr>
            <w:rFonts w:ascii="Meiryo UI" w:eastAsia="Meiryo UI" w:hAnsi="Meiryo UI" w:cs="DengXian" w:hint="eastAsia"/>
            <w:sz w:val="21"/>
            <w:szCs w:val="21"/>
            <w:lang w:eastAsia="ja-JP"/>
          </w:rPr>
          <w:t>方針に</w:t>
        </w:r>
      </w:ins>
      <w:ins w:id="460" w:author="Honda, Keiko" w:date="2026-09-23T14:32:00Z" w16du:dateUtc="2026-09-23T05:32:00Z">
        <w:r w:rsidR="00533C4C" w:rsidRPr="00533C4C">
          <w:rPr>
            <w:rFonts w:ascii="Meiryo UI" w:eastAsia="Meiryo UI" w:hAnsi="Meiryo UI" w:hint="eastAsia"/>
            <w:sz w:val="21"/>
            <w:szCs w:val="21"/>
          </w:rPr>
          <w:t>ついて、</w:t>
        </w:r>
      </w:ins>
      <w:ins w:id="461" w:author="Honda, Keiko" w:date="2026-09-23T12:34:00Z" w16du:dateUtc="2026-09-23T03:34:00Z">
        <w:r w:rsidRPr="00126A59">
          <w:rPr>
            <w:rFonts w:ascii="Meiryo UI" w:eastAsia="Meiryo UI" w:hAnsi="Meiryo UI" w:cs="DengXian" w:hint="eastAsia"/>
            <w:sz w:val="21"/>
            <w:szCs w:val="21"/>
            <w:lang w:eastAsia="ja-JP"/>
          </w:rPr>
          <w:t>認識</w:t>
        </w:r>
      </w:ins>
      <w:ins w:id="462" w:author="Honda, Keiko" w:date="2026-09-23T14:32:00Z" w16du:dateUtc="2026-09-23T05:32:00Z">
        <w:r w:rsidR="00533C4C" w:rsidRPr="00533C4C">
          <w:rPr>
            <w:rFonts w:ascii="Meiryo UI" w:eastAsia="Meiryo UI" w:hAnsi="Meiryo UI" w:hint="eastAsia"/>
            <w:sz w:val="21"/>
            <w:szCs w:val="21"/>
          </w:rPr>
          <w:t>に</w:t>
        </w:r>
      </w:ins>
      <w:ins w:id="463" w:author="Honda, Keiko" w:date="2026-09-23T12:34:00Z" w16du:dateUtc="2026-09-23T03:34:00Z">
        <w:r w:rsidRPr="00126A59">
          <w:rPr>
            <w:rFonts w:ascii="Meiryo UI" w:eastAsia="Meiryo UI" w:hAnsi="Meiryo UI" w:cs="DengXian" w:hint="eastAsia"/>
            <w:sz w:val="21"/>
            <w:szCs w:val="21"/>
            <w:lang w:eastAsia="ja-JP"/>
          </w:rPr>
          <w:t>相違</w:t>
        </w:r>
      </w:ins>
      <w:ins w:id="464" w:author="Honda, Keiko" w:date="2026-09-23T14:32:00Z" w16du:dateUtc="2026-09-23T05:32:00Z">
        <w:r w:rsidR="00533C4C" w:rsidRPr="00533C4C">
          <w:rPr>
            <w:rFonts w:ascii="Meiryo UI" w:eastAsia="Meiryo UI" w:hAnsi="Meiryo UI" w:hint="eastAsia"/>
            <w:sz w:val="21"/>
            <w:szCs w:val="21"/>
          </w:rPr>
          <w:t>は</w:t>
        </w:r>
        <w:r w:rsidRPr="00126A59">
          <w:rPr>
            <w:rFonts w:ascii="Meiryo UI" w:eastAsia="Meiryo UI" w:hAnsi="Meiryo UI" w:cs="DengXian" w:hint="eastAsia"/>
            <w:sz w:val="21"/>
            <w:szCs w:val="21"/>
            <w:lang w:eastAsia="ja-JP"/>
          </w:rPr>
          <w:t>ない</w:t>
        </w:r>
      </w:ins>
      <w:ins w:id="465" w:author="Honda, Keiko" w:date="2026-09-23T12:34:00Z" w16du:dateUtc="2026-09-23T03:34:00Z">
        <w:r w:rsidRPr="00126A59">
          <w:rPr>
            <w:rFonts w:ascii="Meiryo UI" w:eastAsia="Meiryo UI" w:hAnsi="Meiryo UI" w:cs="DengXian" w:hint="eastAsia"/>
            <w:sz w:val="21"/>
            <w:szCs w:val="21"/>
            <w:lang w:eastAsia="ja-JP"/>
          </w:rPr>
          <w:t>ない。マスタ</w:t>
        </w:r>
      </w:ins>
      <w:ins w:id="466" w:author="Honda, Keiko" w:date="2026-09-23T14:32:00Z" w16du:dateUtc="2026-09-23T05:32:00Z">
        <w:r w:rsidR="00533C4C" w:rsidRPr="00533C4C">
          <w:rPr>
            <w:rFonts w:ascii="Meiryo UI" w:eastAsia="Meiryo UI" w:hAnsi="Meiryo UI" w:hint="eastAsia"/>
            <w:sz w:val="21"/>
            <w:szCs w:val="21"/>
          </w:rPr>
          <w:t>作成における責任分界</w:t>
        </w:r>
      </w:ins>
      <w:ins w:id="467" w:author="Honda, Keiko" w:date="2026-09-23T12:34:00Z" w16du:dateUtc="2026-09-23T03:34:00Z">
        <w:r w:rsidRPr="00126A59">
          <w:rPr>
            <w:rFonts w:ascii="Meiryo UI" w:eastAsia="Meiryo UI" w:hAnsi="Meiryo UI" w:cs="DengXian" w:hint="eastAsia"/>
            <w:sz w:val="21"/>
            <w:szCs w:val="21"/>
            <w:lang w:eastAsia="ja-JP"/>
          </w:rPr>
          <w:t>の内容の</w:t>
        </w:r>
      </w:ins>
      <w:ins w:id="468" w:author="Honda, Keiko" w:date="2026-09-23T14:32:00Z" w16du:dateUtc="2026-09-23T05:32:00Z">
        <w:r w:rsidR="00533C4C" w:rsidRPr="00533C4C">
          <w:rPr>
            <w:rFonts w:ascii="Meiryo UI" w:eastAsia="Meiryo UI" w:hAnsi="Meiryo UI" w:hint="eastAsia"/>
            <w:sz w:val="21"/>
            <w:szCs w:val="21"/>
          </w:rPr>
          <w:t>詳細</w:t>
        </w:r>
      </w:ins>
      <w:ins w:id="469" w:author="Honda, Keiko" w:date="2026-09-23T12:34:00Z" w16du:dateUtc="2026-09-23T03:34:00Z">
        <w:r w:rsidRPr="00126A59">
          <w:rPr>
            <w:rFonts w:ascii="Meiryo UI" w:eastAsia="Meiryo UI" w:hAnsi="Meiryo UI" w:cs="DengXian" w:hint="eastAsia"/>
            <w:sz w:val="21"/>
            <w:szCs w:val="21"/>
            <w:lang w:eastAsia="ja-JP"/>
          </w:rPr>
          <w:t>責任</w:t>
        </w:r>
      </w:ins>
      <w:ins w:id="470" w:author="Honda, Keiko" w:date="2026-09-23T12:35:00Z" w16du:dateUtc="2026-09-23T03:35:00Z">
        <w:r w:rsidRPr="00126A59">
          <w:rPr>
            <w:rFonts w:ascii="Meiryo UI" w:eastAsia="Meiryo UI" w:hAnsi="Meiryo UI" w:cs="DengXian" w:hint="eastAsia"/>
            <w:sz w:val="21"/>
            <w:szCs w:val="21"/>
            <w:lang w:eastAsia="ja-JP"/>
          </w:rPr>
          <w:t>分界については</w:t>
        </w:r>
      </w:ins>
      <w:ins w:id="471" w:author="Honda, Keiko" w:date="2026-09-23T14:32:00Z" w16du:dateUtc="2026-09-23T05:32:00Z">
        <w:r w:rsidR="00533C4C" w:rsidRPr="00533C4C">
          <w:rPr>
            <w:rFonts w:ascii="Meiryo UI" w:eastAsia="Meiryo UI" w:hAnsi="Meiryo UI" w:hint="eastAsia"/>
            <w:sz w:val="21"/>
            <w:szCs w:val="21"/>
          </w:rPr>
          <w:t>、</w:t>
        </w:r>
      </w:ins>
      <w:ins w:id="472" w:author="Honda, Keiko" w:date="2026-09-23T12:35:00Z" w16du:dateUtc="2026-09-23T03:35:00Z">
        <w:r w:rsidRPr="00126A59">
          <w:rPr>
            <w:rFonts w:ascii="Meiryo UI" w:eastAsia="Meiryo UI" w:hAnsi="Meiryo UI" w:cs="DengXian" w:hint="eastAsia"/>
            <w:sz w:val="21"/>
            <w:szCs w:val="21"/>
            <w:lang w:eastAsia="ja-JP"/>
          </w:rPr>
          <w:t>次回</w:t>
        </w:r>
      </w:ins>
      <w:ins w:id="473" w:author="Honda, Keiko" w:date="2026-09-23T14:32:00Z" w16du:dateUtc="2026-09-23T05:32:00Z">
        <w:r w:rsidR="00533C4C" w:rsidRPr="00533C4C">
          <w:rPr>
            <w:rFonts w:ascii="Meiryo UI" w:eastAsia="Meiryo UI" w:hAnsi="Meiryo UI" w:hint="eastAsia"/>
            <w:sz w:val="21"/>
            <w:szCs w:val="21"/>
          </w:rPr>
          <w:t>打合せ</w:t>
        </w:r>
        <w:r w:rsidRPr="00126A59">
          <w:rPr>
            <w:rFonts w:ascii="Meiryo UI" w:eastAsia="Meiryo UI" w:hAnsi="Meiryo UI" w:cs="DengXian" w:hint="eastAsia"/>
            <w:sz w:val="21"/>
            <w:szCs w:val="21"/>
            <w:lang w:eastAsia="ja-JP"/>
          </w:rPr>
          <w:t>までに</w:t>
        </w:r>
      </w:ins>
      <w:ins w:id="474" w:author="Honda, Keiko" w:date="2026-09-23T12:35:00Z" w16du:dateUtc="2026-09-23T03:35:00Z">
        <w:r w:rsidRPr="00126A59">
          <w:rPr>
            <w:rFonts w:ascii="Meiryo UI" w:eastAsia="Meiryo UI" w:hAnsi="Meiryo UI" w:cs="DengXian" w:hint="eastAsia"/>
            <w:sz w:val="21"/>
            <w:szCs w:val="21"/>
            <w:lang w:eastAsia="ja-JP"/>
          </w:rPr>
          <w:t>までに確認する。</w:t>
        </w:r>
      </w:ins>
      <w:del w:id="475" w:author="Honda, Keiko" w:date="2026-09-23T12:35:00Z" w16du:dateUtc="2026-09-23T03:35:00Z">
        <w:r w:rsidRPr="00126A59" w:rsidDel="00126A59">
          <w:rPr>
            <w:rFonts w:ascii="Meiryo UI" w:eastAsia="Meiryo UI" w:hAnsi="Meiryo UI" w:cs="DengXian" w:hint="eastAsia"/>
            <w:kern w:val="0"/>
            <w:sz w:val="21"/>
            <w:szCs w:val="21"/>
            <w:lang w:eastAsia="ja-JP"/>
            <w14:ligatures w14:val="none"/>
          </w:rPr>
          <w:delText>資料をご確認いただき、次回の打合せでご意見いただきたい。（アクセンチュア</w:delText>
        </w:r>
        <w:r w:rsidRPr="00126A59" w:rsidDel="00126A59">
          <w:rPr>
            <w:rFonts w:ascii="Meiryo UI" w:eastAsia="Meiryo UI" w:hAnsi="Meiryo UI" w:cs="DengXian" w:hint="eastAsia"/>
            <w:kern w:val="0"/>
            <w:sz w:val="21"/>
            <w:szCs w:val="21"/>
            <w:lang w:eastAsia="ja-JP"/>
            <w14:ligatures w14:val="none"/>
          </w:rPr>
          <w:delText xml:space="preserve"> </w:delText>
        </w:r>
        <w:r w:rsidRPr="00126A59" w:rsidDel="00126A59">
          <w:rPr>
            <w:rFonts w:ascii="Meiryo UI" w:eastAsia="Meiryo UI" w:hAnsi="Meiryo UI" w:cs="DengXian" w:hint="eastAsia"/>
            <w:kern w:val="0"/>
            <w:sz w:val="21"/>
            <w:szCs w:val="21"/>
            <w:lang w:eastAsia="ja-JP"/>
            <w14:ligatures w14:val="none"/>
          </w:rPr>
          <w:delText>本田）</w:delText>
        </w:r>
      </w:del>
    </w:p>
    <w:p w14:paraId="5CD3ED72" w14:textId="637D1AE3" w:rsidR="0057596E" w:rsidRPr="00126A59" w:rsidRDefault="00CB0AAE" w:rsidP="00126A59">
      <w:pPr>
        <w:pStyle w:val="a9"/>
        <w:numPr>
          <w:ilvl w:val="1"/>
          <w:numId w:val="16"/>
        </w:numPr>
        <w:spacing w:after="0" w:line="240" w:lineRule="auto"/>
        <w:rPr>
          <w:rFonts w:ascii="Meiryo UI" w:eastAsia="Meiryo UI" w:hAnsi="Meiryo UI" w:cs="DengXian"/>
          <w:kern w:val="0"/>
          <w:sz w:val="21"/>
          <w:szCs w:val="21"/>
          <w:lang w:eastAsia="ja-JP"/>
          <w14:ligatures w14:val="none"/>
        </w:rPr>
      </w:pPr>
      <w:del w:id="476" w:author="Honda, Keiko" w:date="2026-09-23T12:35:00Z" w16du:dateUtc="2026-09-23T03:35:00Z">
        <w:r w:rsidRPr="00126A59" w:rsidDel="00126A59">
          <w:rPr>
            <w:rFonts w:ascii="Meiryo UI" w:eastAsia="Meiryo UI" w:hAnsi="Meiryo UI" w:cs="DengXian" w:hint="eastAsia"/>
            <w:kern w:val="0"/>
            <w:sz w:val="21"/>
            <w:szCs w:val="21"/>
            <w:lang w:eastAsia="ja-JP"/>
            <w14:ligatures w14:val="none"/>
          </w:rPr>
          <w:delText>承知した。</w:delText>
        </w:r>
      </w:del>
      <w:r w:rsidRPr="00126A59">
        <w:rPr>
          <w:rFonts w:ascii="Meiryo UI" w:eastAsia="Meiryo UI" w:hAnsi="Meiryo UI" w:hint="eastAsia"/>
          <w:b/>
          <w:color w:val="0070C0"/>
          <w:sz w:val="21"/>
          <w:szCs w:val="21"/>
          <w:lang w:eastAsia="ja-JP"/>
        </w:rPr>
        <w:t>【★宿題】</w:t>
      </w:r>
      <w:r w:rsidR="0057596E" w:rsidRPr="00126A59">
        <w:rPr>
          <w:rFonts w:ascii="Meiryo UI" w:eastAsia="Meiryo UI" w:hAnsi="Meiryo UI" w:cs="DengXian" w:hint="eastAsia"/>
          <w:kern w:val="0"/>
          <w:sz w:val="21"/>
          <w:szCs w:val="21"/>
          <w:lang w:eastAsia="ja-JP"/>
          <w14:ligatures w14:val="none"/>
        </w:rPr>
        <w:t>（JLACセンター 岡田）</w:t>
      </w:r>
    </w:p>
    <w:p w14:paraId="2BECADE4" w14:textId="23CC9946" w:rsidR="0057596E" w:rsidRDefault="0057596E" w:rsidP="00CB0AAE">
      <w:pPr>
        <w:pStyle w:val="a9"/>
        <w:spacing w:after="0" w:line="240" w:lineRule="auto"/>
        <w:ind w:left="440"/>
        <w:rPr>
          <w:rFonts w:ascii="Meiryo UI" w:eastAsia="Meiryo UI" w:hAnsi="Meiryo UI" w:cs="DengXian"/>
          <w:kern w:val="0"/>
          <w:sz w:val="21"/>
          <w:szCs w:val="21"/>
          <w:lang w:eastAsia="ja-JP"/>
          <w14:ligatures w14:val="none"/>
        </w:rPr>
      </w:pPr>
    </w:p>
    <w:p w14:paraId="31D7DFFE" w14:textId="47A898C0" w:rsidR="0057596E" w:rsidRPr="00864532" w:rsidRDefault="00496545" w:rsidP="00864532">
      <w:pPr>
        <w:spacing w:after="0" w:line="240" w:lineRule="auto"/>
        <w:rPr>
          <w:rFonts w:ascii="Meiryo UI" w:eastAsia="Meiryo UI" w:hAnsi="Meiryo UI" w:cs="DengXian"/>
          <w:b/>
          <w:bCs/>
          <w:kern w:val="0"/>
          <w:sz w:val="21"/>
          <w:szCs w:val="21"/>
          <w:lang w:eastAsia="ja-JP"/>
          <w14:ligatures w14:val="none"/>
        </w:rPr>
      </w:pPr>
      <w:r w:rsidRPr="00864532">
        <w:rPr>
          <w:rFonts w:ascii="Meiryo UI" w:eastAsia="Meiryo UI" w:hAnsi="Meiryo UI" w:cs="DengXian" w:hint="eastAsia"/>
          <w:b/>
          <w:bCs/>
          <w:kern w:val="0"/>
          <w:sz w:val="21"/>
          <w:szCs w:val="21"/>
          <w:lang w:eastAsia="ja-JP"/>
          <w14:ligatures w14:val="none"/>
        </w:rPr>
        <w:t>その他</w:t>
      </w:r>
    </w:p>
    <w:p w14:paraId="41B8D6C9" w14:textId="68252D38" w:rsidR="0057596E" w:rsidDel="00126A59" w:rsidRDefault="0057596E" w:rsidP="0057596E">
      <w:pPr>
        <w:pStyle w:val="a9"/>
        <w:numPr>
          <w:ilvl w:val="0"/>
          <w:numId w:val="21"/>
        </w:numPr>
        <w:spacing w:after="0" w:line="240" w:lineRule="auto"/>
        <w:rPr>
          <w:del w:id="477" w:author="Honda, Keiko" w:date="2026-09-23T12:35:00Z" w16du:dateUtc="2026-09-23T03:35:00Z"/>
          <w:rFonts w:ascii="Meiryo UI" w:eastAsia="Meiryo UI" w:hAnsi="Meiryo UI" w:cs="DengXian"/>
          <w:kern w:val="0"/>
          <w:sz w:val="21"/>
          <w:szCs w:val="21"/>
          <w:lang w:eastAsia="ja-JP"/>
          <w14:ligatures w14:val="none"/>
        </w:rPr>
      </w:pPr>
      <w:del w:id="478" w:author="Honda, Keiko" w:date="2026-09-23T12:35:00Z" w16du:dateUtc="2026-09-23T03:35:00Z">
        <w:r w:rsidDel="00126A59">
          <w:rPr>
            <w:rFonts w:ascii="Meiryo UI" w:eastAsia="Meiryo UI" w:hAnsi="Meiryo UI" w:cs="DengXian" w:hint="eastAsia"/>
            <w:kern w:val="0"/>
            <w:sz w:val="21"/>
            <w:szCs w:val="21"/>
            <w:lang w:eastAsia="ja-JP"/>
            <w14:ligatures w14:val="none"/>
          </w:rPr>
          <w:delText>次回打合せは、10月6日10:30-12:00とする。</w:delText>
        </w:r>
        <w:r w:rsidRPr="0067340B" w:rsidDel="00126A59">
          <w:rPr>
            <w:rFonts w:ascii="Meiryo UI" w:eastAsia="Meiryo UI" w:hAnsi="Meiryo UI" w:hint="eastAsia"/>
            <w:b/>
            <w:color w:val="FF0000"/>
            <w:sz w:val="21"/>
            <w:szCs w:val="21"/>
            <w:lang w:eastAsia="ja-JP"/>
          </w:rPr>
          <w:delText>【◎決定】</w:delText>
        </w:r>
        <w:r w:rsidDel="00126A59">
          <w:rPr>
            <w:rFonts w:ascii="Meiryo UI" w:eastAsia="Meiryo UI" w:hAnsi="Meiryo UI" w:cs="DengXian" w:hint="eastAsia"/>
            <w:kern w:val="0"/>
            <w:sz w:val="21"/>
            <w:szCs w:val="21"/>
            <w:lang w:eastAsia="ja-JP"/>
            <w14:ligatures w14:val="none"/>
          </w:rPr>
          <w:delText>（アクセンチュア 本田）</w:delText>
        </w:r>
      </w:del>
    </w:p>
    <w:p w14:paraId="591ECE16" w14:textId="687C5297" w:rsidR="00907A79" w:rsidRDefault="00D05887" w:rsidP="00907A79">
      <w:pPr>
        <w:pStyle w:val="a9"/>
        <w:numPr>
          <w:ilvl w:val="0"/>
          <w:numId w:val="17"/>
        </w:numPr>
        <w:spacing w:after="0" w:line="240" w:lineRule="auto"/>
        <w:rPr>
          <w:rFonts w:ascii="Meiryo UI" w:eastAsia="Meiryo UI" w:hAnsi="Meiryo UI" w:cs="DengXian"/>
          <w:kern w:val="0"/>
          <w:sz w:val="21"/>
          <w:szCs w:val="21"/>
          <w:lang w:eastAsia="ja-JP"/>
          <w14:ligatures w14:val="none"/>
        </w:rPr>
      </w:pPr>
      <w:r>
        <w:rPr>
          <w:rFonts w:ascii="Meiryo UI" w:eastAsia="Meiryo UI" w:hAnsi="Meiryo UI" w:cs="DengXian" w:hint="eastAsia"/>
          <w:kern w:val="0"/>
          <w:sz w:val="21"/>
          <w:szCs w:val="21"/>
          <w:lang w:eastAsia="ja-JP"/>
          <w14:ligatures w14:val="none"/>
        </w:rPr>
        <w:t>現在は電子カルテ情報共有サービス用のJLACマスタと、</w:t>
      </w:r>
      <w:ins w:id="479" w:author="Honda, Keiko" w:date="2026-09-23T12:36:00Z" w16du:dateUtc="2026-09-23T03:36:00Z">
        <w:r w:rsidR="00126A59">
          <w:rPr>
            <w:rFonts w:ascii="Meiryo UI" w:eastAsia="Meiryo UI" w:hAnsi="Meiryo UI" w:cs="DengXian" w:hint="eastAsia"/>
            <w:kern w:val="0"/>
            <w:sz w:val="21"/>
            <w:szCs w:val="21"/>
            <w:lang w:eastAsia="ja-JP"/>
            <w14:ligatures w14:val="none"/>
          </w:rPr>
          <w:t>臨床検査医学会HPに公開の</w:t>
        </w:r>
      </w:ins>
      <w:r>
        <w:rPr>
          <w:rFonts w:ascii="Meiryo UI" w:eastAsia="Meiryo UI" w:hAnsi="Meiryo UI" w:cs="DengXian" w:hint="eastAsia"/>
          <w:kern w:val="0"/>
          <w:sz w:val="21"/>
          <w:szCs w:val="21"/>
          <w:lang w:eastAsia="ja-JP"/>
          <w14:ligatures w14:val="none"/>
        </w:rPr>
        <w:t>JLAC11</w:t>
      </w:r>
      <w:del w:id="480" w:author="Honda, Keiko" w:date="2026-09-23T12:35:00Z" w16du:dateUtc="2026-09-23T03:35:00Z">
        <w:r w:rsidDel="00126A59">
          <w:rPr>
            <w:rFonts w:ascii="Meiryo UI" w:eastAsia="Meiryo UI" w:hAnsi="Meiryo UI" w:cs="DengXian" w:hint="eastAsia"/>
            <w:kern w:val="0"/>
            <w:sz w:val="21"/>
            <w:szCs w:val="21"/>
            <w:lang w:eastAsia="ja-JP"/>
            <w14:ligatures w14:val="none"/>
          </w:rPr>
          <w:delText>標準マ</w:delText>
        </w:r>
      </w:del>
      <w:r>
        <w:rPr>
          <w:rFonts w:ascii="Meiryo UI" w:eastAsia="Meiryo UI" w:hAnsi="Meiryo UI" w:cs="DengXian" w:hint="eastAsia"/>
          <w:kern w:val="0"/>
          <w:sz w:val="21"/>
          <w:szCs w:val="21"/>
          <w:lang w:eastAsia="ja-JP"/>
          <w14:ligatures w14:val="none"/>
        </w:rPr>
        <w:t>スタ</w:t>
      </w:r>
      <w:del w:id="481" w:author="Honda, Keiko" w:date="2026-09-23T12:36:00Z" w16du:dateUtc="2026-09-23T03:36:00Z">
        <w:r w:rsidDel="00126A59">
          <w:rPr>
            <w:rFonts w:ascii="Meiryo UI" w:eastAsia="Meiryo UI" w:hAnsi="Meiryo UI" w:cs="DengXian" w:hint="eastAsia"/>
            <w:kern w:val="0"/>
            <w:sz w:val="21"/>
            <w:szCs w:val="21"/>
            <w:lang w:eastAsia="ja-JP"/>
            <w14:ligatures w14:val="none"/>
          </w:rPr>
          <w:delText>（学会HPに公開のマスタ）</w:delText>
        </w:r>
      </w:del>
      <w:r>
        <w:rPr>
          <w:rFonts w:ascii="Meiryo UI" w:eastAsia="Meiryo UI" w:hAnsi="Meiryo UI" w:cs="DengXian" w:hint="eastAsia"/>
          <w:kern w:val="0"/>
          <w:sz w:val="21"/>
          <w:szCs w:val="21"/>
          <w:lang w:eastAsia="ja-JP"/>
          <w14:ligatures w14:val="none"/>
        </w:rPr>
        <w:t>との</w:t>
      </w:r>
      <w:ins w:id="482" w:author="Honda, Keiko" w:date="2026-09-23T12:36:00Z" w16du:dateUtc="2026-09-23T03:36:00Z">
        <w:r w:rsidR="00126A59">
          <w:rPr>
            <w:rFonts w:ascii="Meiryo UI" w:eastAsia="Meiryo UI" w:hAnsi="Meiryo UI" w:cs="DengXian" w:hint="eastAsia"/>
            <w:kern w:val="0"/>
            <w:sz w:val="21"/>
            <w:szCs w:val="21"/>
            <w:lang w:eastAsia="ja-JP"/>
            <w14:ligatures w14:val="none"/>
          </w:rPr>
          <w:t>採番</w:t>
        </w:r>
      </w:ins>
      <w:r>
        <w:rPr>
          <w:rFonts w:ascii="Meiryo UI" w:eastAsia="Meiryo UI" w:hAnsi="Meiryo UI" w:cs="DengXian" w:hint="eastAsia"/>
          <w:kern w:val="0"/>
          <w:sz w:val="21"/>
          <w:szCs w:val="21"/>
          <w:lang w:eastAsia="ja-JP"/>
          <w14:ligatures w14:val="none"/>
        </w:rPr>
        <w:t>対象範囲が同一だが、将来的に</w:t>
      </w:r>
      <w:ins w:id="483" w:author="Honda, Keiko" w:date="2026-09-23T12:36:00Z" w16du:dateUtc="2026-09-23T03:36:00Z">
        <w:r w:rsidR="00126A59">
          <w:rPr>
            <w:rFonts w:ascii="Meiryo UI" w:eastAsia="Meiryo UI" w:hAnsi="Meiryo UI" w:cs="DengXian" w:hint="eastAsia"/>
            <w:kern w:val="0"/>
            <w:sz w:val="21"/>
            <w:szCs w:val="21"/>
            <w:lang w:eastAsia="ja-JP"/>
            <w14:ligatures w14:val="none"/>
          </w:rPr>
          <w:t>臨床検査医学会HPに公開の</w:t>
        </w:r>
      </w:ins>
      <w:r>
        <w:rPr>
          <w:rFonts w:ascii="Meiryo UI" w:eastAsia="Meiryo UI" w:hAnsi="Meiryo UI" w:cs="DengXian" w:hint="eastAsia"/>
          <w:kern w:val="0"/>
          <w:sz w:val="21"/>
          <w:szCs w:val="21"/>
          <w:lang w:eastAsia="ja-JP"/>
          <w14:ligatures w14:val="none"/>
        </w:rPr>
        <w:t>JLAC11</w:t>
      </w:r>
      <w:del w:id="484" w:author="Honda, Keiko" w:date="2026-09-23T12:36:00Z" w16du:dateUtc="2026-09-23T03:36:00Z">
        <w:r w:rsidDel="00126A59">
          <w:rPr>
            <w:rFonts w:ascii="Meiryo UI" w:eastAsia="Meiryo UI" w:hAnsi="Meiryo UI" w:cs="DengXian" w:hint="eastAsia"/>
            <w:kern w:val="0"/>
            <w:sz w:val="21"/>
            <w:szCs w:val="21"/>
            <w:lang w:eastAsia="ja-JP"/>
            <w14:ligatures w14:val="none"/>
          </w:rPr>
          <w:delText>標準</w:delText>
        </w:r>
      </w:del>
      <w:r>
        <w:rPr>
          <w:rFonts w:ascii="Meiryo UI" w:eastAsia="Meiryo UI" w:hAnsi="Meiryo UI" w:cs="DengXian" w:hint="eastAsia"/>
          <w:kern w:val="0"/>
          <w:sz w:val="21"/>
          <w:szCs w:val="21"/>
          <w:lang w:eastAsia="ja-JP"/>
          <w14:ligatures w14:val="none"/>
        </w:rPr>
        <w:t>マスタの項目数が増え</w:t>
      </w:r>
      <w:ins w:id="485" w:author="Honda, Keiko" w:date="2026-09-23T12:37:00Z" w16du:dateUtc="2026-09-23T03:37:00Z">
        <w:r w:rsidR="00126A59">
          <w:rPr>
            <w:rFonts w:ascii="Meiryo UI" w:eastAsia="Meiryo UI" w:hAnsi="Meiryo UI" w:cs="DengXian" w:hint="eastAsia"/>
            <w:kern w:val="0"/>
            <w:sz w:val="21"/>
            <w:szCs w:val="21"/>
            <w:lang w:eastAsia="ja-JP"/>
            <w14:ligatures w14:val="none"/>
          </w:rPr>
          <w:t>ると想定される。電子カルテ情報共有サービスにおいても登録できる項目を拡張することを想定しているが、ど</w:t>
        </w:r>
      </w:ins>
      <w:ins w:id="486" w:author="Honda, Keiko" w:date="2026-09-23T12:38:00Z" w16du:dateUtc="2026-09-23T03:38:00Z">
        <w:r w:rsidR="00126A59">
          <w:rPr>
            <w:rFonts w:ascii="Meiryo UI" w:eastAsia="Meiryo UI" w:hAnsi="Meiryo UI" w:cs="DengXian" w:hint="eastAsia"/>
            <w:kern w:val="0"/>
            <w:sz w:val="21"/>
            <w:szCs w:val="21"/>
            <w:lang w:eastAsia="ja-JP"/>
            <w14:ligatures w14:val="none"/>
          </w:rPr>
          <w:t>のように項目拡張を進める想定か教えていただきたい。</w:t>
        </w:r>
      </w:ins>
      <w:del w:id="487" w:author="Honda, Keiko" w:date="2026-09-23T12:37:00Z" w16du:dateUtc="2026-09-23T03:37:00Z">
        <w:r w:rsidDel="00126A59">
          <w:rPr>
            <w:rFonts w:ascii="Meiryo UI" w:eastAsia="Meiryo UI" w:hAnsi="Meiryo UI" w:cs="DengXian" w:hint="eastAsia"/>
            <w:kern w:val="0"/>
            <w:sz w:val="21"/>
            <w:szCs w:val="21"/>
            <w:lang w:eastAsia="ja-JP"/>
            <w14:ligatures w14:val="none"/>
          </w:rPr>
          <w:delText>た</w:delText>
        </w:r>
      </w:del>
      <w:del w:id="488" w:author="Honda, Keiko" w:date="2026-09-23T12:38:00Z" w16du:dateUtc="2026-09-23T03:38:00Z">
        <w:r w:rsidDel="00126A59">
          <w:rPr>
            <w:rFonts w:ascii="Meiryo UI" w:eastAsia="Meiryo UI" w:hAnsi="Meiryo UI" w:cs="DengXian" w:hint="eastAsia"/>
            <w:kern w:val="0"/>
            <w:sz w:val="21"/>
            <w:szCs w:val="21"/>
            <w:lang w:eastAsia="ja-JP"/>
            <w14:ligatures w14:val="none"/>
          </w:rPr>
          <w:delText>場合の足並みの揃え方についてご相談したい。</w:delText>
        </w:r>
      </w:del>
      <w:r>
        <w:rPr>
          <w:rFonts w:ascii="Meiryo UI" w:eastAsia="Meiryo UI" w:hAnsi="Meiryo UI" w:cs="DengXian" w:hint="eastAsia"/>
          <w:kern w:val="0"/>
          <w:sz w:val="21"/>
          <w:szCs w:val="21"/>
          <w:lang w:eastAsia="ja-JP"/>
          <w14:ligatures w14:val="none"/>
        </w:rPr>
        <w:t>（厚労省 上堀）</w:t>
      </w:r>
    </w:p>
    <w:p w14:paraId="26DDB810" w14:textId="714C3753" w:rsidR="00907A79" w:rsidRPr="00D05887" w:rsidRDefault="00126A59" w:rsidP="00907A79">
      <w:pPr>
        <w:pStyle w:val="a9"/>
        <w:numPr>
          <w:ilvl w:val="1"/>
          <w:numId w:val="17"/>
        </w:numPr>
        <w:spacing w:after="0" w:line="240" w:lineRule="auto"/>
        <w:ind w:left="440"/>
        <w:rPr>
          <w:rFonts w:ascii="Meiryo UI" w:eastAsia="Meiryo UI" w:hAnsi="Meiryo UI" w:cs="DengXian"/>
          <w:kern w:val="0"/>
          <w:sz w:val="21"/>
          <w:szCs w:val="21"/>
          <w:lang w:eastAsia="ja-JP"/>
          <w14:ligatures w14:val="none"/>
        </w:rPr>
      </w:pPr>
      <w:ins w:id="489" w:author="Honda, Keiko" w:date="2026-09-23T12:38:00Z" w16du:dateUtc="2026-09-23T03:38:00Z">
        <w:r>
          <w:rPr>
            <w:rFonts w:ascii="Meiryo UI" w:eastAsia="Meiryo UI" w:hAnsi="Meiryo UI" w:cs="DengXian" w:hint="eastAsia"/>
            <w:kern w:val="0"/>
            <w:sz w:val="21"/>
            <w:szCs w:val="21"/>
            <w:lang w:eastAsia="ja-JP"/>
            <w14:ligatures w14:val="none"/>
          </w:rPr>
          <w:t>現在、各医療機関や学会などから</w:t>
        </w:r>
      </w:ins>
      <w:r w:rsidR="00D05887" w:rsidRPr="00D05887">
        <w:rPr>
          <w:rFonts w:ascii="Meiryo UI" w:eastAsia="Meiryo UI" w:hAnsi="Meiryo UI" w:cs="DengXian" w:hint="eastAsia"/>
          <w:kern w:val="0"/>
          <w:sz w:val="21"/>
          <w:szCs w:val="21"/>
          <w:lang w:eastAsia="ja-JP"/>
          <w14:ligatures w14:val="none"/>
        </w:rPr>
        <w:t>研究の用途で内々に依頼を受け</w:t>
      </w:r>
      <w:ins w:id="490" w:author="Honda, Keiko" w:date="2026-09-23T12:39:00Z" w16du:dateUtc="2026-09-23T03:39:00Z">
        <w:r>
          <w:rPr>
            <w:rFonts w:ascii="Meiryo UI" w:eastAsia="Meiryo UI" w:hAnsi="Meiryo UI" w:cs="DengXian" w:hint="eastAsia"/>
            <w:kern w:val="0"/>
            <w:sz w:val="21"/>
            <w:szCs w:val="21"/>
            <w:lang w:eastAsia="ja-JP"/>
            <w14:ligatures w14:val="none"/>
          </w:rPr>
          <w:t>ている。研究目的であるため</w:t>
        </w:r>
      </w:ins>
      <w:r w:rsidR="00D05887" w:rsidRPr="00D05887">
        <w:rPr>
          <w:rFonts w:ascii="Meiryo UI" w:eastAsia="Meiryo UI" w:hAnsi="Meiryo UI" w:cs="DengXian" w:hint="eastAsia"/>
          <w:kern w:val="0"/>
          <w:sz w:val="21"/>
          <w:szCs w:val="21"/>
          <w:lang w:eastAsia="ja-JP"/>
          <w14:ligatures w14:val="none"/>
        </w:rPr>
        <w:t>、暫定的に追加の項目の採番を行</w:t>
      </w:r>
      <w:ins w:id="491" w:author="Honda, Keiko" w:date="2026-09-23T12:41:00Z" w16du:dateUtc="2026-09-23T03:41:00Z">
        <w:r>
          <w:rPr>
            <w:rFonts w:ascii="Meiryo UI" w:eastAsia="Meiryo UI" w:hAnsi="Meiryo UI" w:cs="DengXian" w:hint="eastAsia"/>
            <w:kern w:val="0"/>
            <w:sz w:val="21"/>
            <w:szCs w:val="21"/>
            <w:lang w:eastAsia="ja-JP"/>
            <w14:ligatures w14:val="none"/>
          </w:rPr>
          <w:t>っている例は</w:t>
        </w:r>
      </w:ins>
      <w:del w:id="492" w:author="Honda, Keiko" w:date="2026-09-23T12:41:00Z" w16du:dateUtc="2026-09-23T03:41:00Z">
        <w:r w:rsidR="00D05887" w:rsidRPr="00D05887" w:rsidDel="00126A59">
          <w:rPr>
            <w:rFonts w:ascii="Meiryo UI" w:eastAsia="Meiryo UI" w:hAnsi="Meiryo UI" w:cs="DengXian" w:hint="eastAsia"/>
            <w:kern w:val="0"/>
            <w:sz w:val="21"/>
            <w:szCs w:val="21"/>
            <w:lang w:eastAsia="ja-JP"/>
            <w14:ligatures w14:val="none"/>
          </w:rPr>
          <w:delText>うことは</w:delText>
        </w:r>
      </w:del>
      <w:r w:rsidR="00D05887" w:rsidRPr="00D05887">
        <w:rPr>
          <w:rFonts w:ascii="Meiryo UI" w:eastAsia="Meiryo UI" w:hAnsi="Meiryo UI" w:cs="DengXian" w:hint="eastAsia"/>
          <w:kern w:val="0"/>
          <w:sz w:val="21"/>
          <w:szCs w:val="21"/>
          <w:lang w:eastAsia="ja-JP"/>
          <w14:ligatures w14:val="none"/>
        </w:rPr>
        <w:t>あ</w:t>
      </w:r>
      <w:del w:id="493" w:author="Honda, Keiko" w:date="2026-09-23T12:41:00Z" w16du:dateUtc="2026-09-23T03:41:00Z">
        <w:r w:rsidR="00D05887" w:rsidRPr="00D05887" w:rsidDel="00126A59">
          <w:rPr>
            <w:rFonts w:ascii="Meiryo UI" w:eastAsia="Meiryo UI" w:hAnsi="Meiryo UI" w:cs="DengXian" w:hint="eastAsia"/>
            <w:kern w:val="0"/>
            <w:sz w:val="21"/>
            <w:szCs w:val="21"/>
            <w:lang w:eastAsia="ja-JP"/>
            <w14:ligatures w14:val="none"/>
          </w:rPr>
          <w:delText>り得</w:delText>
        </w:r>
      </w:del>
      <w:r w:rsidR="00D05887" w:rsidRPr="00D05887">
        <w:rPr>
          <w:rFonts w:ascii="Meiryo UI" w:eastAsia="Meiryo UI" w:hAnsi="Meiryo UI" w:cs="DengXian" w:hint="eastAsia"/>
          <w:kern w:val="0"/>
          <w:sz w:val="21"/>
          <w:szCs w:val="21"/>
          <w:lang w:eastAsia="ja-JP"/>
          <w14:ligatures w14:val="none"/>
        </w:rPr>
        <w:t>るが、基本的には取り扱い項目は電子カルテ情報共有サービスと揃え</w:t>
      </w:r>
      <w:ins w:id="494" w:author="Honda, Keiko" w:date="2026-09-23T12:39:00Z" w16du:dateUtc="2026-09-23T03:39:00Z">
        <w:r>
          <w:rPr>
            <w:rFonts w:ascii="Meiryo UI" w:eastAsia="Meiryo UI" w:hAnsi="Meiryo UI" w:cs="DengXian" w:hint="eastAsia"/>
            <w:kern w:val="0"/>
            <w:sz w:val="21"/>
            <w:szCs w:val="21"/>
            <w:lang w:eastAsia="ja-JP"/>
            <w14:ligatures w14:val="none"/>
          </w:rPr>
          <w:t>てい</w:t>
        </w:r>
      </w:ins>
      <w:r w:rsidR="00D05887" w:rsidRPr="00D05887">
        <w:rPr>
          <w:rFonts w:ascii="Meiryo UI" w:eastAsia="Meiryo UI" w:hAnsi="Meiryo UI" w:cs="DengXian" w:hint="eastAsia"/>
          <w:kern w:val="0"/>
          <w:sz w:val="21"/>
          <w:szCs w:val="21"/>
          <w:lang w:eastAsia="ja-JP"/>
          <w14:ligatures w14:val="none"/>
        </w:rPr>
        <w:t>る</w:t>
      </w:r>
      <w:del w:id="495" w:author="Honda, Keiko" w:date="2026-09-23T12:39:00Z" w16du:dateUtc="2026-09-23T03:39:00Z">
        <w:r w:rsidR="00D05887" w:rsidRPr="00D05887" w:rsidDel="00126A59">
          <w:rPr>
            <w:rFonts w:ascii="Meiryo UI" w:eastAsia="Meiryo UI" w:hAnsi="Meiryo UI" w:cs="DengXian" w:hint="eastAsia"/>
            <w:kern w:val="0"/>
            <w:sz w:val="21"/>
            <w:szCs w:val="21"/>
            <w:lang w:eastAsia="ja-JP"/>
            <w14:ligatures w14:val="none"/>
          </w:rPr>
          <w:delText>方針</w:delText>
        </w:r>
      </w:del>
      <w:del w:id="496" w:author="Honda, Keiko" w:date="2026-09-23T12:41:00Z" w16du:dateUtc="2026-09-23T03:41:00Z">
        <w:r w:rsidR="00D05887" w:rsidRPr="00D05887" w:rsidDel="00126A59">
          <w:rPr>
            <w:rFonts w:ascii="Meiryo UI" w:eastAsia="Meiryo UI" w:hAnsi="Meiryo UI" w:cs="DengXian" w:hint="eastAsia"/>
            <w:kern w:val="0"/>
            <w:sz w:val="21"/>
            <w:szCs w:val="21"/>
            <w:lang w:eastAsia="ja-JP"/>
            <w14:ligatures w14:val="none"/>
          </w:rPr>
          <w:delText>である</w:delText>
        </w:r>
      </w:del>
      <w:r w:rsidR="00D05887" w:rsidRPr="00D05887">
        <w:rPr>
          <w:rFonts w:ascii="Meiryo UI" w:eastAsia="Meiryo UI" w:hAnsi="Meiryo UI" w:cs="DengXian" w:hint="eastAsia"/>
          <w:kern w:val="0"/>
          <w:sz w:val="21"/>
          <w:szCs w:val="21"/>
          <w:lang w:eastAsia="ja-JP"/>
          <w14:ligatures w14:val="none"/>
        </w:rPr>
        <w:t>。</w:t>
      </w:r>
      <w:del w:id="497" w:author="Honda, Keiko" w:date="2026-09-23T12:41:00Z" w16du:dateUtc="2026-09-23T03:41:00Z">
        <w:r w:rsidR="00D05887" w:rsidRPr="00D05887" w:rsidDel="00126A59">
          <w:rPr>
            <w:rFonts w:ascii="Meiryo UI" w:eastAsia="Meiryo UI" w:hAnsi="Meiryo UI" w:cs="DengXian" w:hint="eastAsia"/>
            <w:kern w:val="0"/>
            <w:sz w:val="21"/>
            <w:szCs w:val="21"/>
            <w:lang w:eastAsia="ja-JP"/>
            <w14:ligatures w14:val="none"/>
          </w:rPr>
          <w:delText>少なくとも、医療機関に提供予定の採番支援ツールにおいては、取り扱い項目の範囲を揃えることとしたい。</w:delText>
        </w:r>
      </w:del>
      <w:del w:id="498" w:author="Honda, Keiko" w:date="2026-09-23T12:42:00Z" w16du:dateUtc="2026-09-23T03:42:00Z">
        <w:r w:rsidR="00D05887" w:rsidRPr="0067340B" w:rsidDel="00126A59">
          <w:rPr>
            <w:rFonts w:ascii="Meiryo UI" w:eastAsia="Meiryo UI" w:hAnsi="Meiryo UI" w:hint="eastAsia"/>
            <w:b/>
            <w:color w:val="FF0000"/>
            <w:sz w:val="21"/>
            <w:szCs w:val="21"/>
            <w:lang w:eastAsia="ja-JP"/>
          </w:rPr>
          <w:delText>【◎決定】</w:delText>
        </w:r>
      </w:del>
      <w:r w:rsidR="00D05887" w:rsidRPr="00D05887">
        <w:rPr>
          <w:rFonts w:ascii="Meiryo UI" w:eastAsia="Meiryo UI" w:hAnsi="Meiryo UI" w:cs="DengXian" w:hint="eastAsia"/>
          <w:kern w:val="0"/>
          <w:sz w:val="21"/>
          <w:szCs w:val="21"/>
          <w:lang w:eastAsia="ja-JP"/>
          <w14:ligatures w14:val="none"/>
        </w:rPr>
        <w:t>（JLACセンター 岡田）</w:t>
      </w:r>
    </w:p>
    <w:sectPr w:rsidR="00907A79" w:rsidRPr="00D0588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E60D7" w14:textId="77777777" w:rsidR="005F1FDE" w:rsidRDefault="005F1FDE" w:rsidP="00EC723D">
      <w:pPr>
        <w:spacing w:after="0" w:line="240" w:lineRule="auto"/>
      </w:pPr>
      <w:r>
        <w:separator/>
      </w:r>
    </w:p>
  </w:endnote>
  <w:endnote w:type="continuationSeparator" w:id="0">
    <w:p w14:paraId="1E99308E" w14:textId="77777777" w:rsidR="005F1FDE" w:rsidRDefault="005F1FDE" w:rsidP="00EC72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Yu Gothic">
    <w:altName w:val="游ゴシック"/>
    <w:panose1 w:val="020B04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CD949" w14:textId="77777777" w:rsidR="005F1FDE" w:rsidRDefault="005F1FDE" w:rsidP="00EC723D">
      <w:pPr>
        <w:spacing w:after="0" w:line="240" w:lineRule="auto"/>
      </w:pPr>
      <w:r>
        <w:separator/>
      </w:r>
    </w:p>
  </w:footnote>
  <w:footnote w:type="continuationSeparator" w:id="0">
    <w:p w14:paraId="2DE2C188" w14:textId="77777777" w:rsidR="005F1FDE" w:rsidRDefault="005F1FDE" w:rsidP="00EC72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B685A"/>
    <w:multiLevelType w:val="hybridMultilevel"/>
    <w:tmpl w:val="EA2ACC64"/>
    <w:lvl w:ilvl="0" w:tplc="99AE396C">
      <w:start w:val="1"/>
      <w:numFmt w:val="bullet"/>
      <w:lvlText w:val=""/>
      <w:lvlJc w:val="left"/>
      <w:pPr>
        <w:ind w:left="1857" w:hanging="440"/>
      </w:pPr>
      <w:rPr>
        <w:rFonts w:ascii="Wingdings" w:hAnsi="Wingdings" w:hint="default"/>
      </w:rPr>
    </w:lvl>
    <w:lvl w:ilvl="1" w:tplc="0409000B" w:tentative="1">
      <w:start w:val="1"/>
      <w:numFmt w:val="bullet"/>
      <w:lvlText w:val=""/>
      <w:lvlJc w:val="left"/>
      <w:pPr>
        <w:ind w:left="2297" w:hanging="440"/>
      </w:pPr>
      <w:rPr>
        <w:rFonts w:ascii="Wingdings" w:hAnsi="Wingdings" w:hint="default"/>
      </w:rPr>
    </w:lvl>
    <w:lvl w:ilvl="2" w:tplc="0409000D" w:tentative="1">
      <w:start w:val="1"/>
      <w:numFmt w:val="bullet"/>
      <w:lvlText w:val=""/>
      <w:lvlJc w:val="left"/>
      <w:pPr>
        <w:ind w:left="2737" w:hanging="440"/>
      </w:pPr>
      <w:rPr>
        <w:rFonts w:ascii="Wingdings" w:hAnsi="Wingdings" w:hint="default"/>
      </w:rPr>
    </w:lvl>
    <w:lvl w:ilvl="3" w:tplc="04090001" w:tentative="1">
      <w:start w:val="1"/>
      <w:numFmt w:val="bullet"/>
      <w:lvlText w:val=""/>
      <w:lvlJc w:val="left"/>
      <w:pPr>
        <w:ind w:left="3177" w:hanging="440"/>
      </w:pPr>
      <w:rPr>
        <w:rFonts w:ascii="Wingdings" w:hAnsi="Wingdings" w:hint="default"/>
      </w:rPr>
    </w:lvl>
    <w:lvl w:ilvl="4" w:tplc="0409000B" w:tentative="1">
      <w:start w:val="1"/>
      <w:numFmt w:val="bullet"/>
      <w:lvlText w:val=""/>
      <w:lvlJc w:val="left"/>
      <w:pPr>
        <w:ind w:left="3617" w:hanging="440"/>
      </w:pPr>
      <w:rPr>
        <w:rFonts w:ascii="Wingdings" w:hAnsi="Wingdings" w:hint="default"/>
      </w:rPr>
    </w:lvl>
    <w:lvl w:ilvl="5" w:tplc="0409000D" w:tentative="1">
      <w:start w:val="1"/>
      <w:numFmt w:val="bullet"/>
      <w:lvlText w:val=""/>
      <w:lvlJc w:val="left"/>
      <w:pPr>
        <w:ind w:left="4057" w:hanging="440"/>
      </w:pPr>
      <w:rPr>
        <w:rFonts w:ascii="Wingdings" w:hAnsi="Wingdings" w:hint="default"/>
      </w:rPr>
    </w:lvl>
    <w:lvl w:ilvl="6" w:tplc="04090001" w:tentative="1">
      <w:start w:val="1"/>
      <w:numFmt w:val="bullet"/>
      <w:lvlText w:val=""/>
      <w:lvlJc w:val="left"/>
      <w:pPr>
        <w:ind w:left="4497" w:hanging="440"/>
      </w:pPr>
      <w:rPr>
        <w:rFonts w:ascii="Wingdings" w:hAnsi="Wingdings" w:hint="default"/>
      </w:rPr>
    </w:lvl>
    <w:lvl w:ilvl="7" w:tplc="0409000B" w:tentative="1">
      <w:start w:val="1"/>
      <w:numFmt w:val="bullet"/>
      <w:lvlText w:val=""/>
      <w:lvlJc w:val="left"/>
      <w:pPr>
        <w:ind w:left="4937" w:hanging="440"/>
      </w:pPr>
      <w:rPr>
        <w:rFonts w:ascii="Wingdings" w:hAnsi="Wingdings" w:hint="default"/>
      </w:rPr>
    </w:lvl>
    <w:lvl w:ilvl="8" w:tplc="0409000D" w:tentative="1">
      <w:start w:val="1"/>
      <w:numFmt w:val="bullet"/>
      <w:lvlText w:val=""/>
      <w:lvlJc w:val="left"/>
      <w:pPr>
        <w:ind w:left="5377" w:hanging="440"/>
      </w:pPr>
      <w:rPr>
        <w:rFonts w:ascii="Wingdings" w:hAnsi="Wingdings" w:hint="default"/>
      </w:rPr>
    </w:lvl>
  </w:abstractNum>
  <w:abstractNum w:abstractNumId="1" w15:restartNumberingAfterBreak="0">
    <w:nsid w:val="191157A4"/>
    <w:multiLevelType w:val="hybridMultilevel"/>
    <w:tmpl w:val="DDBAAD7E"/>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1CE242A3"/>
    <w:multiLevelType w:val="hybridMultilevel"/>
    <w:tmpl w:val="CD7A7C96"/>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24B72EF3"/>
    <w:multiLevelType w:val="hybridMultilevel"/>
    <w:tmpl w:val="C36A3984"/>
    <w:lvl w:ilvl="0" w:tplc="99AE396C">
      <w:start w:val="1"/>
      <w:numFmt w:val="bullet"/>
      <w:lvlText w:val=""/>
      <w:lvlJc w:val="left"/>
      <w:pPr>
        <w:ind w:left="553" w:hanging="440"/>
      </w:pPr>
      <w:rPr>
        <w:rFonts w:ascii="Wingdings" w:hAnsi="Wingdings" w:hint="default"/>
      </w:rPr>
    </w:lvl>
    <w:lvl w:ilvl="1" w:tplc="0409000B" w:tentative="1">
      <w:start w:val="1"/>
      <w:numFmt w:val="bullet"/>
      <w:lvlText w:val=""/>
      <w:lvlJc w:val="left"/>
      <w:pPr>
        <w:ind w:left="993" w:hanging="440"/>
      </w:pPr>
      <w:rPr>
        <w:rFonts w:ascii="Wingdings" w:hAnsi="Wingdings" w:hint="default"/>
      </w:rPr>
    </w:lvl>
    <w:lvl w:ilvl="2" w:tplc="0409000D" w:tentative="1">
      <w:start w:val="1"/>
      <w:numFmt w:val="bullet"/>
      <w:lvlText w:val=""/>
      <w:lvlJc w:val="left"/>
      <w:pPr>
        <w:ind w:left="1433" w:hanging="440"/>
      </w:pPr>
      <w:rPr>
        <w:rFonts w:ascii="Wingdings" w:hAnsi="Wingdings" w:hint="default"/>
      </w:rPr>
    </w:lvl>
    <w:lvl w:ilvl="3" w:tplc="04090001" w:tentative="1">
      <w:start w:val="1"/>
      <w:numFmt w:val="bullet"/>
      <w:lvlText w:val=""/>
      <w:lvlJc w:val="left"/>
      <w:pPr>
        <w:ind w:left="1873" w:hanging="440"/>
      </w:pPr>
      <w:rPr>
        <w:rFonts w:ascii="Wingdings" w:hAnsi="Wingdings" w:hint="default"/>
      </w:rPr>
    </w:lvl>
    <w:lvl w:ilvl="4" w:tplc="0409000B" w:tentative="1">
      <w:start w:val="1"/>
      <w:numFmt w:val="bullet"/>
      <w:lvlText w:val=""/>
      <w:lvlJc w:val="left"/>
      <w:pPr>
        <w:ind w:left="2313" w:hanging="440"/>
      </w:pPr>
      <w:rPr>
        <w:rFonts w:ascii="Wingdings" w:hAnsi="Wingdings" w:hint="default"/>
      </w:rPr>
    </w:lvl>
    <w:lvl w:ilvl="5" w:tplc="0409000D" w:tentative="1">
      <w:start w:val="1"/>
      <w:numFmt w:val="bullet"/>
      <w:lvlText w:val=""/>
      <w:lvlJc w:val="left"/>
      <w:pPr>
        <w:ind w:left="2753" w:hanging="440"/>
      </w:pPr>
      <w:rPr>
        <w:rFonts w:ascii="Wingdings" w:hAnsi="Wingdings" w:hint="default"/>
      </w:rPr>
    </w:lvl>
    <w:lvl w:ilvl="6" w:tplc="04090001" w:tentative="1">
      <w:start w:val="1"/>
      <w:numFmt w:val="bullet"/>
      <w:lvlText w:val=""/>
      <w:lvlJc w:val="left"/>
      <w:pPr>
        <w:ind w:left="3193" w:hanging="440"/>
      </w:pPr>
      <w:rPr>
        <w:rFonts w:ascii="Wingdings" w:hAnsi="Wingdings" w:hint="default"/>
      </w:rPr>
    </w:lvl>
    <w:lvl w:ilvl="7" w:tplc="0409000B" w:tentative="1">
      <w:start w:val="1"/>
      <w:numFmt w:val="bullet"/>
      <w:lvlText w:val=""/>
      <w:lvlJc w:val="left"/>
      <w:pPr>
        <w:ind w:left="3633" w:hanging="440"/>
      </w:pPr>
      <w:rPr>
        <w:rFonts w:ascii="Wingdings" w:hAnsi="Wingdings" w:hint="default"/>
      </w:rPr>
    </w:lvl>
    <w:lvl w:ilvl="8" w:tplc="0409000D" w:tentative="1">
      <w:start w:val="1"/>
      <w:numFmt w:val="bullet"/>
      <w:lvlText w:val=""/>
      <w:lvlJc w:val="left"/>
      <w:pPr>
        <w:ind w:left="4073" w:hanging="440"/>
      </w:pPr>
      <w:rPr>
        <w:rFonts w:ascii="Wingdings" w:hAnsi="Wingdings" w:hint="default"/>
      </w:rPr>
    </w:lvl>
  </w:abstractNum>
  <w:abstractNum w:abstractNumId="4" w15:restartNumberingAfterBreak="0">
    <w:nsid w:val="28090B91"/>
    <w:multiLevelType w:val="hybridMultilevel"/>
    <w:tmpl w:val="D3304E62"/>
    <w:lvl w:ilvl="0" w:tplc="0409000B">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5" w15:restartNumberingAfterBreak="0">
    <w:nsid w:val="321763D8"/>
    <w:multiLevelType w:val="hybridMultilevel"/>
    <w:tmpl w:val="20E2DADA"/>
    <w:lvl w:ilvl="0" w:tplc="99AE396C">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34E32FA6"/>
    <w:multiLevelType w:val="hybridMultilevel"/>
    <w:tmpl w:val="573ABBD0"/>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 w15:restartNumberingAfterBreak="0">
    <w:nsid w:val="39A124E7"/>
    <w:multiLevelType w:val="hybridMultilevel"/>
    <w:tmpl w:val="81E21C0C"/>
    <w:lvl w:ilvl="0" w:tplc="6BEA741E">
      <w:start w:val="1"/>
      <w:numFmt w:val="decimalFullWidth"/>
      <w:lvlText w:val="%1．"/>
      <w:lvlJc w:val="left"/>
      <w:pPr>
        <w:ind w:left="440" w:hanging="440"/>
      </w:pPr>
      <w:rPr>
        <w:rFonts w:ascii="Meiryo UI" w:eastAsia="Meiryo UI" w:hAnsi="Meiryo UI" w:cstheme="minorBidi"/>
      </w:rPr>
    </w:lvl>
    <w:lvl w:ilvl="1" w:tplc="04090011">
      <w:start w:val="1"/>
      <w:numFmt w:val="decimalEnclosedCircle"/>
      <w:lvlText w:val="%2"/>
      <w:lvlJc w:val="left"/>
      <w:pPr>
        <w:ind w:left="880" w:hanging="440"/>
      </w:p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 w15:restartNumberingAfterBreak="0">
    <w:nsid w:val="47DC074E"/>
    <w:multiLevelType w:val="hybridMultilevel"/>
    <w:tmpl w:val="E3BAD90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 w15:restartNumberingAfterBreak="0">
    <w:nsid w:val="4BAE1EDD"/>
    <w:multiLevelType w:val="hybridMultilevel"/>
    <w:tmpl w:val="8D6A871E"/>
    <w:lvl w:ilvl="0" w:tplc="99AE396C">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 w15:restartNumberingAfterBreak="0">
    <w:nsid w:val="506F7AEA"/>
    <w:multiLevelType w:val="hybridMultilevel"/>
    <w:tmpl w:val="12BE87F0"/>
    <w:lvl w:ilvl="0" w:tplc="E050E87A">
      <w:start w:val="1"/>
      <w:numFmt w:val="decimalEnclosedCircle"/>
      <w:lvlText w:val="%1"/>
      <w:lvlJc w:val="left"/>
      <w:pPr>
        <w:ind w:left="360" w:hanging="360"/>
      </w:pPr>
      <w:rPr>
        <w:rFonts w:hint="default"/>
        <w:b/>
      </w:rPr>
    </w:lvl>
    <w:lvl w:ilvl="1" w:tplc="04090017">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58B846EF"/>
    <w:multiLevelType w:val="hybridMultilevel"/>
    <w:tmpl w:val="19DC94E4"/>
    <w:lvl w:ilvl="0" w:tplc="FFFFFFFF">
      <w:start w:val="1"/>
      <w:numFmt w:val="decimalFullWidth"/>
      <w:lvlText w:val="%1．"/>
      <w:lvlJc w:val="left"/>
      <w:pPr>
        <w:ind w:left="440" w:hanging="440"/>
      </w:pPr>
      <w:rPr>
        <w:rFonts w:ascii="Meiryo UI" w:eastAsia="Meiryo UI" w:hAnsi="Meiryo UI" w:cstheme="minorBidi"/>
      </w:rPr>
    </w:lvl>
    <w:lvl w:ilvl="1" w:tplc="FFFFFFFF">
      <w:start w:val="1"/>
      <w:numFmt w:val="decimalEnclosedCircle"/>
      <w:lvlText w:val="%2"/>
      <w:lvlJc w:val="left"/>
      <w:pPr>
        <w:ind w:left="880" w:hanging="440"/>
      </w:p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2" w15:restartNumberingAfterBreak="0">
    <w:nsid w:val="5B7D23F8"/>
    <w:multiLevelType w:val="hybridMultilevel"/>
    <w:tmpl w:val="CB12E47E"/>
    <w:lvl w:ilvl="0" w:tplc="99AE396C">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3" w15:restartNumberingAfterBreak="0">
    <w:nsid w:val="6134473F"/>
    <w:multiLevelType w:val="hybridMultilevel"/>
    <w:tmpl w:val="E3142BBC"/>
    <w:lvl w:ilvl="0" w:tplc="99AE396C">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4" w15:restartNumberingAfterBreak="0">
    <w:nsid w:val="636E4CA2"/>
    <w:multiLevelType w:val="hybridMultilevel"/>
    <w:tmpl w:val="446A0048"/>
    <w:lvl w:ilvl="0" w:tplc="99AE396C">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5" w15:restartNumberingAfterBreak="0">
    <w:nsid w:val="63E22D18"/>
    <w:multiLevelType w:val="hybridMultilevel"/>
    <w:tmpl w:val="7E4ED9C8"/>
    <w:lvl w:ilvl="0" w:tplc="99AE396C">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6" w15:restartNumberingAfterBreak="0">
    <w:nsid w:val="7B9427F0"/>
    <w:multiLevelType w:val="hybridMultilevel"/>
    <w:tmpl w:val="D9647606"/>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7" w15:restartNumberingAfterBreak="0">
    <w:nsid w:val="7E8F0B31"/>
    <w:multiLevelType w:val="hybridMultilevel"/>
    <w:tmpl w:val="ABE63838"/>
    <w:lvl w:ilvl="0" w:tplc="99AE396C">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8" w15:restartNumberingAfterBreak="0">
    <w:nsid w:val="7ECC207F"/>
    <w:multiLevelType w:val="hybridMultilevel"/>
    <w:tmpl w:val="13DADF5C"/>
    <w:lvl w:ilvl="0" w:tplc="0A0272F8">
      <w:start w:val="4"/>
      <w:numFmt w:val="decimalFullWidth"/>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195391162">
    <w:abstractNumId w:val="17"/>
  </w:num>
  <w:num w:numId="2" w16cid:durableId="126122558">
    <w:abstractNumId w:val="13"/>
  </w:num>
  <w:num w:numId="3" w16cid:durableId="1277563048">
    <w:abstractNumId w:val="6"/>
  </w:num>
  <w:num w:numId="4" w16cid:durableId="1419208053">
    <w:abstractNumId w:val="2"/>
  </w:num>
  <w:num w:numId="5" w16cid:durableId="1487626255">
    <w:abstractNumId w:val="15"/>
  </w:num>
  <w:num w:numId="6" w16cid:durableId="1974141890">
    <w:abstractNumId w:val="14"/>
  </w:num>
  <w:num w:numId="7" w16cid:durableId="1986427378">
    <w:abstractNumId w:val="18"/>
  </w:num>
  <w:num w:numId="8" w16cid:durableId="200099734">
    <w:abstractNumId w:val="0"/>
  </w:num>
  <w:num w:numId="9" w16cid:durableId="216859658">
    <w:abstractNumId w:val="3"/>
  </w:num>
  <w:num w:numId="10" w16cid:durableId="224490425">
    <w:abstractNumId w:val="9"/>
  </w:num>
  <w:num w:numId="11" w16cid:durableId="247661202">
    <w:abstractNumId w:val="7"/>
  </w:num>
  <w:num w:numId="12" w16cid:durableId="292949001">
    <w:abstractNumId w:val="12"/>
  </w:num>
  <w:num w:numId="13" w16cid:durableId="5393676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82296248">
    <w:abstractNumId w:val="15"/>
  </w:num>
  <w:num w:numId="15" w16cid:durableId="634219499">
    <w:abstractNumId w:val="10"/>
  </w:num>
  <w:num w:numId="16" w16cid:durableId="636184443">
    <w:abstractNumId w:val="2"/>
  </w:num>
  <w:num w:numId="17" w16cid:durableId="65033708">
    <w:abstractNumId w:val="16"/>
  </w:num>
  <w:num w:numId="18" w16cid:durableId="750465140">
    <w:abstractNumId w:val="7"/>
    <w:lvlOverride w:ilvl="0">
      <w:startOverride w:val="1"/>
    </w:lvlOverride>
    <w:lvlOverride w:ilvl="1"/>
    <w:lvlOverride w:ilvl="2"/>
    <w:lvlOverride w:ilvl="3"/>
    <w:lvlOverride w:ilvl="4"/>
    <w:lvlOverride w:ilvl="5"/>
    <w:lvlOverride w:ilvl="6"/>
    <w:lvlOverride w:ilvl="7"/>
    <w:lvlOverride w:ilvl="8"/>
  </w:num>
  <w:num w:numId="19" w16cid:durableId="935214802">
    <w:abstractNumId w:val="5"/>
  </w:num>
  <w:num w:numId="20" w16cid:durableId="1904172495">
    <w:abstractNumId w:val="1"/>
  </w:num>
  <w:num w:numId="21" w16cid:durableId="1619683289">
    <w:abstractNumId w:val="8"/>
  </w:num>
  <w:num w:numId="22" w16cid:durableId="1548295298">
    <w:abstractNumId w:val="4"/>
  </w:num>
  <w:num w:numId="23" w16cid:durableId="204486424">
    <w:abstractNumId w:val="11"/>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onda, Keiko">
    <w15:presenceInfo w15:providerId="AD" w15:userId="S::keiko.honda@accenture.com::375496db-4b17-4194-84b5-e6f9bb884af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trackRevisions/>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3A5"/>
    <w:rsid w:val="00001D93"/>
    <w:rsid w:val="00002F60"/>
    <w:rsid w:val="0000376F"/>
    <w:rsid w:val="00004373"/>
    <w:rsid w:val="000045BA"/>
    <w:rsid w:val="000048DC"/>
    <w:rsid w:val="00004978"/>
    <w:rsid w:val="00005566"/>
    <w:rsid w:val="00010252"/>
    <w:rsid w:val="00010729"/>
    <w:rsid w:val="00010CC8"/>
    <w:rsid w:val="00012137"/>
    <w:rsid w:val="0001283A"/>
    <w:rsid w:val="00012E3B"/>
    <w:rsid w:val="00013CD7"/>
    <w:rsid w:val="0001456B"/>
    <w:rsid w:val="00014BE2"/>
    <w:rsid w:val="00015537"/>
    <w:rsid w:val="00015A38"/>
    <w:rsid w:val="00015B92"/>
    <w:rsid w:val="00015E08"/>
    <w:rsid w:val="0001706C"/>
    <w:rsid w:val="00017182"/>
    <w:rsid w:val="00017A93"/>
    <w:rsid w:val="00017FA6"/>
    <w:rsid w:val="00020302"/>
    <w:rsid w:val="00020C1D"/>
    <w:rsid w:val="00020CF9"/>
    <w:rsid w:val="00021006"/>
    <w:rsid w:val="00021A48"/>
    <w:rsid w:val="000226A6"/>
    <w:rsid w:val="00022A67"/>
    <w:rsid w:val="00022DF9"/>
    <w:rsid w:val="000238D3"/>
    <w:rsid w:val="000239D3"/>
    <w:rsid w:val="00023F60"/>
    <w:rsid w:val="0002461F"/>
    <w:rsid w:val="00024B0C"/>
    <w:rsid w:val="000259B6"/>
    <w:rsid w:val="00025C29"/>
    <w:rsid w:val="00025F87"/>
    <w:rsid w:val="00026DC8"/>
    <w:rsid w:val="00027362"/>
    <w:rsid w:val="000275AE"/>
    <w:rsid w:val="00027749"/>
    <w:rsid w:val="00027E06"/>
    <w:rsid w:val="00030E9C"/>
    <w:rsid w:val="0003174F"/>
    <w:rsid w:val="00031B3B"/>
    <w:rsid w:val="00031C58"/>
    <w:rsid w:val="000328E0"/>
    <w:rsid w:val="00033F8A"/>
    <w:rsid w:val="0003423D"/>
    <w:rsid w:val="000353E6"/>
    <w:rsid w:val="00037CB1"/>
    <w:rsid w:val="00037F4A"/>
    <w:rsid w:val="0004056E"/>
    <w:rsid w:val="00040EB7"/>
    <w:rsid w:val="000411BD"/>
    <w:rsid w:val="000418F5"/>
    <w:rsid w:val="00041943"/>
    <w:rsid w:val="00042F8F"/>
    <w:rsid w:val="000430E2"/>
    <w:rsid w:val="00043622"/>
    <w:rsid w:val="000438DC"/>
    <w:rsid w:val="00044E96"/>
    <w:rsid w:val="00044F3C"/>
    <w:rsid w:val="0004581E"/>
    <w:rsid w:val="000458A5"/>
    <w:rsid w:val="00045EF6"/>
    <w:rsid w:val="000464BC"/>
    <w:rsid w:val="0004666D"/>
    <w:rsid w:val="00046793"/>
    <w:rsid w:val="000478A5"/>
    <w:rsid w:val="0005044C"/>
    <w:rsid w:val="000504D2"/>
    <w:rsid w:val="000517F7"/>
    <w:rsid w:val="00052308"/>
    <w:rsid w:val="00052742"/>
    <w:rsid w:val="00052E1F"/>
    <w:rsid w:val="0005448D"/>
    <w:rsid w:val="00055A52"/>
    <w:rsid w:val="00055CC4"/>
    <w:rsid w:val="00057CCD"/>
    <w:rsid w:val="00060005"/>
    <w:rsid w:val="00060934"/>
    <w:rsid w:val="00060FF4"/>
    <w:rsid w:val="00061897"/>
    <w:rsid w:val="00061E64"/>
    <w:rsid w:val="000635F9"/>
    <w:rsid w:val="00064BA4"/>
    <w:rsid w:val="00064EDC"/>
    <w:rsid w:val="000652F3"/>
    <w:rsid w:val="0006564F"/>
    <w:rsid w:val="00067163"/>
    <w:rsid w:val="000671A6"/>
    <w:rsid w:val="00067CB2"/>
    <w:rsid w:val="00070ABA"/>
    <w:rsid w:val="00071082"/>
    <w:rsid w:val="00071142"/>
    <w:rsid w:val="0007194E"/>
    <w:rsid w:val="00072560"/>
    <w:rsid w:val="00072827"/>
    <w:rsid w:val="00072CE8"/>
    <w:rsid w:val="00073D76"/>
    <w:rsid w:val="00075D2F"/>
    <w:rsid w:val="0007675D"/>
    <w:rsid w:val="000776DE"/>
    <w:rsid w:val="000779A3"/>
    <w:rsid w:val="00077C4E"/>
    <w:rsid w:val="0008036E"/>
    <w:rsid w:val="00080692"/>
    <w:rsid w:val="000809F2"/>
    <w:rsid w:val="00080D3D"/>
    <w:rsid w:val="0008217D"/>
    <w:rsid w:val="0008232C"/>
    <w:rsid w:val="0008311A"/>
    <w:rsid w:val="00083BA9"/>
    <w:rsid w:val="00084ABD"/>
    <w:rsid w:val="00084B1D"/>
    <w:rsid w:val="00085384"/>
    <w:rsid w:val="00085E13"/>
    <w:rsid w:val="000875CB"/>
    <w:rsid w:val="00087645"/>
    <w:rsid w:val="00090C75"/>
    <w:rsid w:val="00090E86"/>
    <w:rsid w:val="00091175"/>
    <w:rsid w:val="0009166B"/>
    <w:rsid w:val="00091795"/>
    <w:rsid w:val="00091B56"/>
    <w:rsid w:val="00091EEC"/>
    <w:rsid w:val="00092538"/>
    <w:rsid w:val="00093137"/>
    <w:rsid w:val="000931F4"/>
    <w:rsid w:val="00093EB2"/>
    <w:rsid w:val="00093F7E"/>
    <w:rsid w:val="00094A93"/>
    <w:rsid w:val="0009532C"/>
    <w:rsid w:val="0009541D"/>
    <w:rsid w:val="00095E2D"/>
    <w:rsid w:val="00095E56"/>
    <w:rsid w:val="00095FAE"/>
    <w:rsid w:val="00095FED"/>
    <w:rsid w:val="000966A6"/>
    <w:rsid w:val="00096FC7"/>
    <w:rsid w:val="000976F4"/>
    <w:rsid w:val="00097905"/>
    <w:rsid w:val="00097C34"/>
    <w:rsid w:val="00097F20"/>
    <w:rsid w:val="000A0631"/>
    <w:rsid w:val="000A12E3"/>
    <w:rsid w:val="000A4127"/>
    <w:rsid w:val="000A46E0"/>
    <w:rsid w:val="000A494C"/>
    <w:rsid w:val="000A4E09"/>
    <w:rsid w:val="000A5947"/>
    <w:rsid w:val="000A638D"/>
    <w:rsid w:val="000A72C4"/>
    <w:rsid w:val="000A7514"/>
    <w:rsid w:val="000A7BED"/>
    <w:rsid w:val="000B00D0"/>
    <w:rsid w:val="000B03A8"/>
    <w:rsid w:val="000B065E"/>
    <w:rsid w:val="000B0CB6"/>
    <w:rsid w:val="000B1554"/>
    <w:rsid w:val="000B1669"/>
    <w:rsid w:val="000B1B0C"/>
    <w:rsid w:val="000B1DFE"/>
    <w:rsid w:val="000B1E76"/>
    <w:rsid w:val="000B218E"/>
    <w:rsid w:val="000B298F"/>
    <w:rsid w:val="000B2EB1"/>
    <w:rsid w:val="000B3266"/>
    <w:rsid w:val="000B47A2"/>
    <w:rsid w:val="000B4BB4"/>
    <w:rsid w:val="000B5084"/>
    <w:rsid w:val="000B5867"/>
    <w:rsid w:val="000B6E4A"/>
    <w:rsid w:val="000B7147"/>
    <w:rsid w:val="000C045A"/>
    <w:rsid w:val="000C097B"/>
    <w:rsid w:val="000C0EB3"/>
    <w:rsid w:val="000C12EC"/>
    <w:rsid w:val="000C12F3"/>
    <w:rsid w:val="000C15A9"/>
    <w:rsid w:val="000C1C0F"/>
    <w:rsid w:val="000C1E32"/>
    <w:rsid w:val="000C2675"/>
    <w:rsid w:val="000C2978"/>
    <w:rsid w:val="000C32F0"/>
    <w:rsid w:val="000C3960"/>
    <w:rsid w:val="000C39EB"/>
    <w:rsid w:val="000C3D59"/>
    <w:rsid w:val="000C4097"/>
    <w:rsid w:val="000C54F0"/>
    <w:rsid w:val="000C5819"/>
    <w:rsid w:val="000C654A"/>
    <w:rsid w:val="000C6C9F"/>
    <w:rsid w:val="000C6F58"/>
    <w:rsid w:val="000D02F2"/>
    <w:rsid w:val="000D0370"/>
    <w:rsid w:val="000D1891"/>
    <w:rsid w:val="000D20B9"/>
    <w:rsid w:val="000D24FF"/>
    <w:rsid w:val="000D2FE4"/>
    <w:rsid w:val="000D3113"/>
    <w:rsid w:val="000D313A"/>
    <w:rsid w:val="000D37F4"/>
    <w:rsid w:val="000D3EF0"/>
    <w:rsid w:val="000D48A6"/>
    <w:rsid w:val="000D5A57"/>
    <w:rsid w:val="000D6630"/>
    <w:rsid w:val="000D668E"/>
    <w:rsid w:val="000D6BA7"/>
    <w:rsid w:val="000D710C"/>
    <w:rsid w:val="000D7954"/>
    <w:rsid w:val="000D7AE1"/>
    <w:rsid w:val="000E0145"/>
    <w:rsid w:val="000E0761"/>
    <w:rsid w:val="000E1B16"/>
    <w:rsid w:val="000E225B"/>
    <w:rsid w:val="000E28FA"/>
    <w:rsid w:val="000E2FF0"/>
    <w:rsid w:val="000E3859"/>
    <w:rsid w:val="000E3C3C"/>
    <w:rsid w:val="000E4247"/>
    <w:rsid w:val="000E48DC"/>
    <w:rsid w:val="000E4CAC"/>
    <w:rsid w:val="000E4DC7"/>
    <w:rsid w:val="000E604A"/>
    <w:rsid w:val="000E60B7"/>
    <w:rsid w:val="000E6500"/>
    <w:rsid w:val="000E6AB3"/>
    <w:rsid w:val="000E6EB0"/>
    <w:rsid w:val="000F01CA"/>
    <w:rsid w:val="000F040E"/>
    <w:rsid w:val="000F06B7"/>
    <w:rsid w:val="000F094A"/>
    <w:rsid w:val="000F0FBD"/>
    <w:rsid w:val="000F1066"/>
    <w:rsid w:val="000F11C6"/>
    <w:rsid w:val="000F1586"/>
    <w:rsid w:val="000F1CD5"/>
    <w:rsid w:val="000F226A"/>
    <w:rsid w:val="000F2BDE"/>
    <w:rsid w:val="000F2E72"/>
    <w:rsid w:val="000F39D3"/>
    <w:rsid w:val="000F416F"/>
    <w:rsid w:val="000F5168"/>
    <w:rsid w:val="000F5275"/>
    <w:rsid w:val="000F52AD"/>
    <w:rsid w:val="000F5370"/>
    <w:rsid w:val="000F5DEA"/>
    <w:rsid w:val="000F74A8"/>
    <w:rsid w:val="000F7776"/>
    <w:rsid w:val="000F79B9"/>
    <w:rsid w:val="000F7A89"/>
    <w:rsid w:val="000F7CFF"/>
    <w:rsid w:val="00100129"/>
    <w:rsid w:val="00100795"/>
    <w:rsid w:val="00101736"/>
    <w:rsid w:val="001017B9"/>
    <w:rsid w:val="001019BE"/>
    <w:rsid w:val="00102315"/>
    <w:rsid w:val="001025EE"/>
    <w:rsid w:val="00102674"/>
    <w:rsid w:val="00102C66"/>
    <w:rsid w:val="001038CE"/>
    <w:rsid w:val="00103DAF"/>
    <w:rsid w:val="00103F34"/>
    <w:rsid w:val="001040C0"/>
    <w:rsid w:val="001040D6"/>
    <w:rsid w:val="001041D1"/>
    <w:rsid w:val="00104334"/>
    <w:rsid w:val="00104B25"/>
    <w:rsid w:val="00104CB3"/>
    <w:rsid w:val="001052B3"/>
    <w:rsid w:val="00105337"/>
    <w:rsid w:val="0010560A"/>
    <w:rsid w:val="0010575F"/>
    <w:rsid w:val="001058F9"/>
    <w:rsid w:val="001067F3"/>
    <w:rsid w:val="00106BA0"/>
    <w:rsid w:val="00106F0B"/>
    <w:rsid w:val="00107292"/>
    <w:rsid w:val="001101CA"/>
    <w:rsid w:val="00110526"/>
    <w:rsid w:val="00110527"/>
    <w:rsid w:val="00110614"/>
    <w:rsid w:val="00111069"/>
    <w:rsid w:val="00111A59"/>
    <w:rsid w:val="00112C81"/>
    <w:rsid w:val="001135C0"/>
    <w:rsid w:val="001140C6"/>
    <w:rsid w:val="00114245"/>
    <w:rsid w:val="00114325"/>
    <w:rsid w:val="0011449B"/>
    <w:rsid w:val="001144F1"/>
    <w:rsid w:val="00114612"/>
    <w:rsid w:val="00114884"/>
    <w:rsid w:val="00115674"/>
    <w:rsid w:val="00116180"/>
    <w:rsid w:val="001161E4"/>
    <w:rsid w:val="00116925"/>
    <w:rsid w:val="00116CF8"/>
    <w:rsid w:val="00116E24"/>
    <w:rsid w:val="00116ECC"/>
    <w:rsid w:val="00117175"/>
    <w:rsid w:val="001177C7"/>
    <w:rsid w:val="0011787C"/>
    <w:rsid w:val="00120004"/>
    <w:rsid w:val="00120931"/>
    <w:rsid w:val="00120B18"/>
    <w:rsid w:val="00120CAD"/>
    <w:rsid w:val="00120DB4"/>
    <w:rsid w:val="001219BF"/>
    <w:rsid w:val="00121B5E"/>
    <w:rsid w:val="00122C23"/>
    <w:rsid w:val="00123270"/>
    <w:rsid w:val="001239DA"/>
    <w:rsid w:val="00123E66"/>
    <w:rsid w:val="00123F2A"/>
    <w:rsid w:val="00123FB9"/>
    <w:rsid w:val="001242AA"/>
    <w:rsid w:val="00125413"/>
    <w:rsid w:val="001257D6"/>
    <w:rsid w:val="00125AC5"/>
    <w:rsid w:val="00125B25"/>
    <w:rsid w:val="00126A59"/>
    <w:rsid w:val="00127944"/>
    <w:rsid w:val="001300CE"/>
    <w:rsid w:val="00130B83"/>
    <w:rsid w:val="00130DAD"/>
    <w:rsid w:val="001323D3"/>
    <w:rsid w:val="00132DA0"/>
    <w:rsid w:val="00132E08"/>
    <w:rsid w:val="001335BA"/>
    <w:rsid w:val="001335E6"/>
    <w:rsid w:val="00134731"/>
    <w:rsid w:val="00135016"/>
    <w:rsid w:val="00135735"/>
    <w:rsid w:val="001359D2"/>
    <w:rsid w:val="00135D41"/>
    <w:rsid w:val="001362B5"/>
    <w:rsid w:val="001366EF"/>
    <w:rsid w:val="0013782A"/>
    <w:rsid w:val="00137E38"/>
    <w:rsid w:val="001405C7"/>
    <w:rsid w:val="00140807"/>
    <w:rsid w:val="00140C94"/>
    <w:rsid w:val="00140F00"/>
    <w:rsid w:val="0014151C"/>
    <w:rsid w:val="00141B3F"/>
    <w:rsid w:val="0014250E"/>
    <w:rsid w:val="001429BC"/>
    <w:rsid w:val="00143002"/>
    <w:rsid w:val="00143555"/>
    <w:rsid w:val="00143D03"/>
    <w:rsid w:val="001448E5"/>
    <w:rsid w:val="00144BEB"/>
    <w:rsid w:val="001455DD"/>
    <w:rsid w:val="001459D7"/>
    <w:rsid w:val="00145CFE"/>
    <w:rsid w:val="00146430"/>
    <w:rsid w:val="001464DC"/>
    <w:rsid w:val="00146752"/>
    <w:rsid w:val="00146A58"/>
    <w:rsid w:val="00146B9F"/>
    <w:rsid w:val="00147EE1"/>
    <w:rsid w:val="0015087C"/>
    <w:rsid w:val="00150C09"/>
    <w:rsid w:val="0015137C"/>
    <w:rsid w:val="0015165D"/>
    <w:rsid w:val="0015191E"/>
    <w:rsid w:val="00151C0F"/>
    <w:rsid w:val="00151E62"/>
    <w:rsid w:val="001520B4"/>
    <w:rsid w:val="001526D8"/>
    <w:rsid w:val="00152A95"/>
    <w:rsid w:val="00152EE5"/>
    <w:rsid w:val="0015339C"/>
    <w:rsid w:val="00153E55"/>
    <w:rsid w:val="00154937"/>
    <w:rsid w:val="00156DFD"/>
    <w:rsid w:val="00157600"/>
    <w:rsid w:val="00161514"/>
    <w:rsid w:val="00161DE0"/>
    <w:rsid w:val="00161F08"/>
    <w:rsid w:val="0016233D"/>
    <w:rsid w:val="00162418"/>
    <w:rsid w:val="001625B7"/>
    <w:rsid w:val="001629B5"/>
    <w:rsid w:val="00162B73"/>
    <w:rsid w:val="00162FB1"/>
    <w:rsid w:val="001630BA"/>
    <w:rsid w:val="0016376C"/>
    <w:rsid w:val="001642DB"/>
    <w:rsid w:val="00164691"/>
    <w:rsid w:val="00165078"/>
    <w:rsid w:val="00166FFA"/>
    <w:rsid w:val="0016704A"/>
    <w:rsid w:val="001678E2"/>
    <w:rsid w:val="00167B31"/>
    <w:rsid w:val="001705D8"/>
    <w:rsid w:val="00170B71"/>
    <w:rsid w:val="00170CD2"/>
    <w:rsid w:val="00170D2C"/>
    <w:rsid w:val="001710C0"/>
    <w:rsid w:val="00171937"/>
    <w:rsid w:val="00171A66"/>
    <w:rsid w:val="001726E4"/>
    <w:rsid w:val="00172F79"/>
    <w:rsid w:val="001731ED"/>
    <w:rsid w:val="001734B6"/>
    <w:rsid w:val="00173C40"/>
    <w:rsid w:val="00173EC9"/>
    <w:rsid w:val="00173ECD"/>
    <w:rsid w:val="00173FC4"/>
    <w:rsid w:val="00174307"/>
    <w:rsid w:val="00174C28"/>
    <w:rsid w:val="00174FAC"/>
    <w:rsid w:val="001752A4"/>
    <w:rsid w:val="00175726"/>
    <w:rsid w:val="00175A54"/>
    <w:rsid w:val="001760C3"/>
    <w:rsid w:val="0017685E"/>
    <w:rsid w:val="00177362"/>
    <w:rsid w:val="001809B8"/>
    <w:rsid w:val="00180DBE"/>
    <w:rsid w:val="0018111D"/>
    <w:rsid w:val="001819BF"/>
    <w:rsid w:val="00181BF2"/>
    <w:rsid w:val="00182073"/>
    <w:rsid w:val="001820A5"/>
    <w:rsid w:val="001821DB"/>
    <w:rsid w:val="001822DA"/>
    <w:rsid w:val="00183A2E"/>
    <w:rsid w:val="00183FCD"/>
    <w:rsid w:val="00184150"/>
    <w:rsid w:val="00184C24"/>
    <w:rsid w:val="00185661"/>
    <w:rsid w:val="00185711"/>
    <w:rsid w:val="00185AAE"/>
    <w:rsid w:val="001860E2"/>
    <w:rsid w:val="00186B6F"/>
    <w:rsid w:val="00186CF3"/>
    <w:rsid w:val="00186D0E"/>
    <w:rsid w:val="00187573"/>
    <w:rsid w:val="001879D9"/>
    <w:rsid w:val="00187AE2"/>
    <w:rsid w:val="00187C14"/>
    <w:rsid w:val="00187E9E"/>
    <w:rsid w:val="0019063A"/>
    <w:rsid w:val="00190949"/>
    <w:rsid w:val="00190B5C"/>
    <w:rsid w:val="00190DEC"/>
    <w:rsid w:val="00191235"/>
    <w:rsid w:val="00191846"/>
    <w:rsid w:val="0019289B"/>
    <w:rsid w:val="00192FCE"/>
    <w:rsid w:val="00192FFA"/>
    <w:rsid w:val="00195ECB"/>
    <w:rsid w:val="00196435"/>
    <w:rsid w:val="001968DC"/>
    <w:rsid w:val="00196A21"/>
    <w:rsid w:val="00197B13"/>
    <w:rsid w:val="00197E39"/>
    <w:rsid w:val="001A0383"/>
    <w:rsid w:val="001A062E"/>
    <w:rsid w:val="001A0C02"/>
    <w:rsid w:val="001A0F94"/>
    <w:rsid w:val="001A1363"/>
    <w:rsid w:val="001A1D7D"/>
    <w:rsid w:val="001A2434"/>
    <w:rsid w:val="001A29CF"/>
    <w:rsid w:val="001A2D93"/>
    <w:rsid w:val="001A3023"/>
    <w:rsid w:val="001A3102"/>
    <w:rsid w:val="001A4032"/>
    <w:rsid w:val="001A46E5"/>
    <w:rsid w:val="001A4737"/>
    <w:rsid w:val="001A49ED"/>
    <w:rsid w:val="001A4F49"/>
    <w:rsid w:val="001A5758"/>
    <w:rsid w:val="001A5AD5"/>
    <w:rsid w:val="001A62C9"/>
    <w:rsid w:val="001A727E"/>
    <w:rsid w:val="001A7ED7"/>
    <w:rsid w:val="001B0356"/>
    <w:rsid w:val="001B0644"/>
    <w:rsid w:val="001B07B1"/>
    <w:rsid w:val="001B1C26"/>
    <w:rsid w:val="001B3300"/>
    <w:rsid w:val="001B3E2A"/>
    <w:rsid w:val="001B416D"/>
    <w:rsid w:val="001B4585"/>
    <w:rsid w:val="001B4BA4"/>
    <w:rsid w:val="001B62FD"/>
    <w:rsid w:val="001B6458"/>
    <w:rsid w:val="001B7F5F"/>
    <w:rsid w:val="001C087C"/>
    <w:rsid w:val="001C0D0C"/>
    <w:rsid w:val="001C18D7"/>
    <w:rsid w:val="001C1E05"/>
    <w:rsid w:val="001C23F1"/>
    <w:rsid w:val="001C24D3"/>
    <w:rsid w:val="001C24F5"/>
    <w:rsid w:val="001C2913"/>
    <w:rsid w:val="001C29EB"/>
    <w:rsid w:val="001C33A5"/>
    <w:rsid w:val="001C3637"/>
    <w:rsid w:val="001C3C63"/>
    <w:rsid w:val="001C4E4B"/>
    <w:rsid w:val="001C5265"/>
    <w:rsid w:val="001C5387"/>
    <w:rsid w:val="001C6358"/>
    <w:rsid w:val="001C673B"/>
    <w:rsid w:val="001C6D40"/>
    <w:rsid w:val="001C75FA"/>
    <w:rsid w:val="001D1353"/>
    <w:rsid w:val="001D2010"/>
    <w:rsid w:val="001D203C"/>
    <w:rsid w:val="001D215A"/>
    <w:rsid w:val="001D29B9"/>
    <w:rsid w:val="001D30A8"/>
    <w:rsid w:val="001D3854"/>
    <w:rsid w:val="001D49AE"/>
    <w:rsid w:val="001D54E4"/>
    <w:rsid w:val="001D5921"/>
    <w:rsid w:val="001D615B"/>
    <w:rsid w:val="001D6954"/>
    <w:rsid w:val="001D6D89"/>
    <w:rsid w:val="001D6E5B"/>
    <w:rsid w:val="001D71CB"/>
    <w:rsid w:val="001D7AD5"/>
    <w:rsid w:val="001D7EE1"/>
    <w:rsid w:val="001E153D"/>
    <w:rsid w:val="001E1DC9"/>
    <w:rsid w:val="001E1E9C"/>
    <w:rsid w:val="001E23A3"/>
    <w:rsid w:val="001E2767"/>
    <w:rsid w:val="001E2FF1"/>
    <w:rsid w:val="001E34B5"/>
    <w:rsid w:val="001E358A"/>
    <w:rsid w:val="001E3C52"/>
    <w:rsid w:val="001E41E0"/>
    <w:rsid w:val="001E4228"/>
    <w:rsid w:val="001E4548"/>
    <w:rsid w:val="001E49CE"/>
    <w:rsid w:val="001E64A6"/>
    <w:rsid w:val="001E66A6"/>
    <w:rsid w:val="001E685B"/>
    <w:rsid w:val="001E7137"/>
    <w:rsid w:val="001E748C"/>
    <w:rsid w:val="001F003E"/>
    <w:rsid w:val="001F0625"/>
    <w:rsid w:val="001F114B"/>
    <w:rsid w:val="001F1967"/>
    <w:rsid w:val="001F29C6"/>
    <w:rsid w:val="001F2FF1"/>
    <w:rsid w:val="001F424B"/>
    <w:rsid w:val="001F5D98"/>
    <w:rsid w:val="001F609D"/>
    <w:rsid w:val="001F6A20"/>
    <w:rsid w:val="001F6B6B"/>
    <w:rsid w:val="001F6D62"/>
    <w:rsid w:val="001F6EF5"/>
    <w:rsid w:val="001F7734"/>
    <w:rsid w:val="001F7932"/>
    <w:rsid w:val="001F7AFA"/>
    <w:rsid w:val="001F7D9B"/>
    <w:rsid w:val="002001B2"/>
    <w:rsid w:val="002004A1"/>
    <w:rsid w:val="00200515"/>
    <w:rsid w:val="0020099F"/>
    <w:rsid w:val="002011D3"/>
    <w:rsid w:val="002014C7"/>
    <w:rsid w:val="00201921"/>
    <w:rsid w:val="002029C8"/>
    <w:rsid w:val="00202F05"/>
    <w:rsid w:val="002052A3"/>
    <w:rsid w:val="002056FB"/>
    <w:rsid w:val="00206236"/>
    <w:rsid w:val="00206464"/>
    <w:rsid w:val="00206A88"/>
    <w:rsid w:val="002072D6"/>
    <w:rsid w:val="00207866"/>
    <w:rsid w:val="00207899"/>
    <w:rsid w:val="00207B33"/>
    <w:rsid w:val="00210BC8"/>
    <w:rsid w:val="00210E40"/>
    <w:rsid w:val="0021160E"/>
    <w:rsid w:val="00211657"/>
    <w:rsid w:val="00211E06"/>
    <w:rsid w:val="00212669"/>
    <w:rsid w:val="00212FC4"/>
    <w:rsid w:val="0021335E"/>
    <w:rsid w:val="0021411F"/>
    <w:rsid w:val="002142AC"/>
    <w:rsid w:val="00214567"/>
    <w:rsid w:val="00214B81"/>
    <w:rsid w:val="00215B77"/>
    <w:rsid w:val="00216102"/>
    <w:rsid w:val="002172BD"/>
    <w:rsid w:val="002176B5"/>
    <w:rsid w:val="002178D3"/>
    <w:rsid w:val="002179DA"/>
    <w:rsid w:val="00217E3A"/>
    <w:rsid w:val="00217E57"/>
    <w:rsid w:val="00220024"/>
    <w:rsid w:val="00220A84"/>
    <w:rsid w:val="00220D46"/>
    <w:rsid w:val="00221D05"/>
    <w:rsid w:val="00221F79"/>
    <w:rsid w:val="002228CB"/>
    <w:rsid w:val="00222B7B"/>
    <w:rsid w:val="00222C2B"/>
    <w:rsid w:val="00222DE7"/>
    <w:rsid w:val="0022484B"/>
    <w:rsid w:val="002269D7"/>
    <w:rsid w:val="0023001A"/>
    <w:rsid w:val="0023058B"/>
    <w:rsid w:val="00230DD2"/>
    <w:rsid w:val="00231E3F"/>
    <w:rsid w:val="00231F59"/>
    <w:rsid w:val="002324C1"/>
    <w:rsid w:val="002334B7"/>
    <w:rsid w:val="00233AF3"/>
    <w:rsid w:val="00233FC0"/>
    <w:rsid w:val="00234367"/>
    <w:rsid w:val="00234C3E"/>
    <w:rsid w:val="00234DF3"/>
    <w:rsid w:val="00235A07"/>
    <w:rsid w:val="00235DAA"/>
    <w:rsid w:val="00236560"/>
    <w:rsid w:val="002365A8"/>
    <w:rsid w:val="002367B9"/>
    <w:rsid w:val="0023726A"/>
    <w:rsid w:val="00237C04"/>
    <w:rsid w:val="00237FB3"/>
    <w:rsid w:val="00240237"/>
    <w:rsid w:val="002406CF"/>
    <w:rsid w:val="00240E85"/>
    <w:rsid w:val="00241F3E"/>
    <w:rsid w:val="00242F72"/>
    <w:rsid w:val="002430A8"/>
    <w:rsid w:val="0024318D"/>
    <w:rsid w:val="002431FD"/>
    <w:rsid w:val="00243DAB"/>
    <w:rsid w:val="00243F89"/>
    <w:rsid w:val="002442CD"/>
    <w:rsid w:val="00244466"/>
    <w:rsid w:val="00245269"/>
    <w:rsid w:val="002458FB"/>
    <w:rsid w:val="0024600D"/>
    <w:rsid w:val="002475E8"/>
    <w:rsid w:val="00247A7F"/>
    <w:rsid w:val="002506BF"/>
    <w:rsid w:val="002506C5"/>
    <w:rsid w:val="0025072A"/>
    <w:rsid w:val="00250ADF"/>
    <w:rsid w:val="00250E94"/>
    <w:rsid w:val="00250FEC"/>
    <w:rsid w:val="00251309"/>
    <w:rsid w:val="002518EA"/>
    <w:rsid w:val="00251B76"/>
    <w:rsid w:val="00252325"/>
    <w:rsid w:val="00252E7D"/>
    <w:rsid w:val="002531BA"/>
    <w:rsid w:val="0025473C"/>
    <w:rsid w:val="00255547"/>
    <w:rsid w:val="00255A40"/>
    <w:rsid w:val="00255F3C"/>
    <w:rsid w:val="00256164"/>
    <w:rsid w:val="0025627F"/>
    <w:rsid w:val="002564E1"/>
    <w:rsid w:val="002569A9"/>
    <w:rsid w:val="002569EC"/>
    <w:rsid w:val="00257119"/>
    <w:rsid w:val="0025717E"/>
    <w:rsid w:val="00257379"/>
    <w:rsid w:val="00257BFC"/>
    <w:rsid w:val="0026046C"/>
    <w:rsid w:val="00260F75"/>
    <w:rsid w:val="0026157C"/>
    <w:rsid w:val="00262172"/>
    <w:rsid w:val="00262584"/>
    <w:rsid w:val="00262A37"/>
    <w:rsid w:val="00263A91"/>
    <w:rsid w:val="00263A9F"/>
    <w:rsid w:val="00264315"/>
    <w:rsid w:val="002644FC"/>
    <w:rsid w:val="002647D0"/>
    <w:rsid w:val="002649B4"/>
    <w:rsid w:val="00264BAE"/>
    <w:rsid w:val="00264F2D"/>
    <w:rsid w:val="002659E7"/>
    <w:rsid w:val="00266215"/>
    <w:rsid w:val="00266C70"/>
    <w:rsid w:val="00266F22"/>
    <w:rsid w:val="00267026"/>
    <w:rsid w:val="0027090B"/>
    <w:rsid w:val="00271657"/>
    <w:rsid w:val="00271796"/>
    <w:rsid w:val="002720B7"/>
    <w:rsid w:val="00273029"/>
    <w:rsid w:val="002745C3"/>
    <w:rsid w:val="0027495B"/>
    <w:rsid w:val="00276285"/>
    <w:rsid w:val="00276C21"/>
    <w:rsid w:val="0027742A"/>
    <w:rsid w:val="00277E4C"/>
    <w:rsid w:val="00280856"/>
    <w:rsid w:val="00281FAE"/>
    <w:rsid w:val="002823F7"/>
    <w:rsid w:val="00282954"/>
    <w:rsid w:val="00282FCE"/>
    <w:rsid w:val="002831B8"/>
    <w:rsid w:val="0028391F"/>
    <w:rsid w:val="00283E56"/>
    <w:rsid w:val="00284126"/>
    <w:rsid w:val="00284630"/>
    <w:rsid w:val="002846F1"/>
    <w:rsid w:val="0028471E"/>
    <w:rsid w:val="002851BF"/>
    <w:rsid w:val="0028572B"/>
    <w:rsid w:val="002859AA"/>
    <w:rsid w:val="002859E7"/>
    <w:rsid w:val="002860E9"/>
    <w:rsid w:val="00287413"/>
    <w:rsid w:val="00287C68"/>
    <w:rsid w:val="00290545"/>
    <w:rsid w:val="0029054B"/>
    <w:rsid w:val="00290F74"/>
    <w:rsid w:val="00291B05"/>
    <w:rsid w:val="0029222D"/>
    <w:rsid w:val="002929F2"/>
    <w:rsid w:val="00293A9A"/>
    <w:rsid w:val="00294670"/>
    <w:rsid w:val="00294835"/>
    <w:rsid w:val="00294948"/>
    <w:rsid w:val="002952A2"/>
    <w:rsid w:val="00295E89"/>
    <w:rsid w:val="0029633B"/>
    <w:rsid w:val="002963C5"/>
    <w:rsid w:val="002964CD"/>
    <w:rsid w:val="00296597"/>
    <w:rsid w:val="00296EE7"/>
    <w:rsid w:val="0029721A"/>
    <w:rsid w:val="00297917"/>
    <w:rsid w:val="0029792E"/>
    <w:rsid w:val="002A0420"/>
    <w:rsid w:val="002A0EB3"/>
    <w:rsid w:val="002A19C4"/>
    <w:rsid w:val="002A24AE"/>
    <w:rsid w:val="002A2A07"/>
    <w:rsid w:val="002A2DCF"/>
    <w:rsid w:val="002A37B6"/>
    <w:rsid w:val="002A3C1F"/>
    <w:rsid w:val="002A3CAD"/>
    <w:rsid w:val="002A408A"/>
    <w:rsid w:val="002A43F5"/>
    <w:rsid w:val="002A5E5E"/>
    <w:rsid w:val="002A6087"/>
    <w:rsid w:val="002A65DF"/>
    <w:rsid w:val="002A66A3"/>
    <w:rsid w:val="002A6AEF"/>
    <w:rsid w:val="002A6B96"/>
    <w:rsid w:val="002A707B"/>
    <w:rsid w:val="002A754E"/>
    <w:rsid w:val="002A7595"/>
    <w:rsid w:val="002B00A3"/>
    <w:rsid w:val="002B01B8"/>
    <w:rsid w:val="002B1477"/>
    <w:rsid w:val="002B1989"/>
    <w:rsid w:val="002B19BD"/>
    <w:rsid w:val="002B2032"/>
    <w:rsid w:val="002B20CC"/>
    <w:rsid w:val="002B240B"/>
    <w:rsid w:val="002B2578"/>
    <w:rsid w:val="002B25D9"/>
    <w:rsid w:val="002B2CB1"/>
    <w:rsid w:val="002B3218"/>
    <w:rsid w:val="002B36C5"/>
    <w:rsid w:val="002B4420"/>
    <w:rsid w:val="002B4830"/>
    <w:rsid w:val="002B48F8"/>
    <w:rsid w:val="002B4AC8"/>
    <w:rsid w:val="002B4EDE"/>
    <w:rsid w:val="002B500C"/>
    <w:rsid w:val="002B5103"/>
    <w:rsid w:val="002B57CF"/>
    <w:rsid w:val="002B6812"/>
    <w:rsid w:val="002B69E9"/>
    <w:rsid w:val="002B6FBD"/>
    <w:rsid w:val="002B70CA"/>
    <w:rsid w:val="002B7642"/>
    <w:rsid w:val="002B76A9"/>
    <w:rsid w:val="002B7B21"/>
    <w:rsid w:val="002C0B8E"/>
    <w:rsid w:val="002C0E22"/>
    <w:rsid w:val="002C1308"/>
    <w:rsid w:val="002C222A"/>
    <w:rsid w:val="002C2318"/>
    <w:rsid w:val="002C2807"/>
    <w:rsid w:val="002C2B99"/>
    <w:rsid w:val="002C2CB7"/>
    <w:rsid w:val="002C3310"/>
    <w:rsid w:val="002C3699"/>
    <w:rsid w:val="002C50E2"/>
    <w:rsid w:val="002C5C7A"/>
    <w:rsid w:val="002C64F7"/>
    <w:rsid w:val="002C6602"/>
    <w:rsid w:val="002C66A8"/>
    <w:rsid w:val="002C675F"/>
    <w:rsid w:val="002C70F2"/>
    <w:rsid w:val="002C76F1"/>
    <w:rsid w:val="002C7A02"/>
    <w:rsid w:val="002C7A5B"/>
    <w:rsid w:val="002D05B3"/>
    <w:rsid w:val="002D16C0"/>
    <w:rsid w:val="002D16DC"/>
    <w:rsid w:val="002D1D58"/>
    <w:rsid w:val="002D2337"/>
    <w:rsid w:val="002D24CB"/>
    <w:rsid w:val="002D24ED"/>
    <w:rsid w:val="002D2C5F"/>
    <w:rsid w:val="002D37B3"/>
    <w:rsid w:val="002D42CB"/>
    <w:rsid w:val="002D4339"/>
    <w:rsid w:val="002D4508"/>
    <w:rsid w:val="002D46CA"/>
    <w:rsid w:val="002D4B41"/>
    <w:rsid w:val="002D5DE0"/>
    <w:rsid w:val="002D6404"/>
    <w:rsid w:val="002D679F"/>
    <w:rsid w:val="002D693C"/>
    <w:rsid w:val="002D6D1C"/>
    <w:rsid w:val="002D6E36"/>
    <w:rsid w:val="002D6FCF"/>
    <w:rsid w:val="002D7A6F"/>
    <w:rsid w:val="002E040D"/>
    <w:rsid w:val="002E045B"/>
    <w:rsid w:val="002E0D9A"/>
    <w:rsid w:val="002E14A2"/>
    <w:rsid w:val="002E14D9"/>
    <w:rsid w:val="002E17A1"/>
    <w:rsid w:val="002E17A8"/>
    <w:rsid w:val="002E1B09"/>
    <w:rsid w:val="002E1EBC"/>
    <w:rsid w:val="002E1FBD"/>
    <w:rsid w:val="002E2F3E"/>
    <w:rsid w:val="002E30D4"/>
    <w:rsid w:val="002E4238"/>
    <w:rsid w:val="002E49B2"/>
    <w:rsid w:val="002E5071"/>
    <w:rsid w:val="002E5155"/>
    <w:rsid w:val="002E67A3"/>
    <w:rsid w:val="002E7320"/>
    <w:rsid w:val="002E7637"/>
    <w:rsid w:val="002E7752"/>
    <w:rsid w:val="002E77D3"/>
    <w:rsid w:val="002E7AB9"/>
    <w:rsid w:val="002F0504"/>
    <w:rsid w:val="002F0924"/>
    <w:rsid w:val="002F1FF8"/>
    <w:rsid w:val="002F33E6"/>
    <w:rsid w:val="002F3865"/>
    <w:rsid w:val="002F3BE6"/>
    <w:rsid w:val="002F4B1E"/>
    <w:rsid w:val="002F4BF7"/>
    <w:rsid w:val="002F4C99"/>
    <w:rsid w:val="002F4D65"/>
    <w:rsid w:val="002F5069"/>
    <w:rsid w:val="002F5375"/>
    <w:rsid w:val="002F56EF"/>
    <w:rsid w:val="002F7394"/>
    <w:rsid w:val="003000B1"/>
    <w:rsid w:val="0030024F"/>
    <w:rsid w:val="00300654"/>
    <w:rsid w:val="00300CC4"/>
    <w:rsid w:val="00300D8C"/>
    <w:rsid w:val="00301269"/>
    <w:rsid w:val="003014CA"/>
    <w:rsid w:val="00301A06"/>
    <w:rsid w:val="00301A0E"/>
    <w:rsid w:val="00301F47"/>
    <w:rsid w:val="003032CC"/>
    <w:rsid w:val="003033E7"/>
    <w:rsid w:val="003040FD"/>
    <w:rsid w:val="00304790"/>
    <w:rsid w:val="00304E16"/>
    <w:rsid w:val="003053C1"/>
    <w:rsid w:val="003055F6"/>
    <w:rsid w:val="003059C4"/>
    <w:rsid w:val="00305E5F"/>
    <w:rsid w:val="00306084"/>
    <w:rsid w:val="0030684A"/>
    <w:rsid w:val="00306A48"/>
    <w:rsid w:val="00306EC3"/>
    <w:rsid w:val="003076DC"/>
    <w:rsid w:val="00307AD6"/>
    <w:rsid w:val="00310292"/>
    <w:rsid w:val="0031073D"/>
    <w:rsid w:val="00310E6D"/>
    <w:rsid w:val="003115B2"/>
    <w:rsid w:val="003116FE"/>
    <w:rsid w:val="003119D7"/>
    <w:rsid w:val="0031233D"/>
    <w:rsid w:val="00312475"/>
    <w:rsid w:val="00312903"/>
    <w:rsid w:val="00312A6B"/>
    <w:rsid w:val="00312B2F"/>
    <w:rsid w:val="00312D51"/>
    <w:rsid w:val="00312E1B"/>
    <w:rsid w:val="00314904"/>
    <w:rsid w:val="00314E03"/>
    <w:rsid w:val="00315114"/>
    <w:rsid w:val="003153FB"/>
    <w:rsid w:val="003162FB"/>
    <w:rsid w:val="0031645D"/>
    <w:rsid w:val="00316CB4"/>
    <w:rsid w:val="0031743E"/>
    <w:rsid w:val="00320054"/>
    <w:rsid w:val="0032040E"/>
    <w:rsid w:val="003206D6"/>
    <w:rsid w:val="003208B2"/>
    <w:rsid w:val="003217F7"/>
    <w:rsid w:val="0032269E"/>
    <w:rsid w:val="00323074"/>
    <w:rsid w:val="003230B4"/>
    <w:rsid w:val="0032336E"/>
    <w:rsid w:val="00324563"/>
    <w:rsid w:val="00324BC7"/>
    <w:rsid w:val="00325471"/>
    <w:rsid w:val="003266DA"/>
    <w:rsid w:val="00326779"/>
    <w:rsid w:val="00326915"/>
    <w:rsid w:val="00326A6E"/>
    <w:rsid w:val="0032729E"/>
    <w:rsid w:val="003273DC"/>
    <w:rsid w:val="00327417"/>
    <w:rsid w:val="00327C27"/>
    <w:rsid w:val="00330186"/>
    <w:rsid w:val="0033059F"/>
    <w:rsid w:val="003331CF"/>
    <w:rsid w:val="003335BB"/>
    <w:rsid w:val="0033397A"/>
    <w:rsid w:val="00333E8F"/>
    <w:rsid w:val="0033440E"/>
    <w:rsid w:val="00334D0D"/>
    <w:rsid w:val="003351E9"/>
    <w:rsid w:val="00335CCC"/>
    <w:rsid w:val="00337931"/>
    <w:rsid w:val="00340C87"/>
    <w:rsid w:val="0034129C"/>
    <w:rsid w:val="00342349"/>
    <w:rsid w:val="0034238D"/>
    <w:rsid w:val="00342C6E"/>
    <w:rsid w:val="00342EAF"/>
    <w:rsid w:val="00343489"/>
    <w:rsid w:val="00343CF1"/>
    <w:rsid w:val="00344633"/>
    <w:rsid w:val="003449BB"/>
    <w:rsid w:val="00344B94"/>
    <w:rsid w:val="003460E3"/>
    <w:rsid w:val="00346420"/>
    <w:rsid w:val="0034680B"/>
    <w:rsid w:val="00346E3C"/>
    <w:rsid w:val="003471EC"/>
    <w:rsid w:val="00347776"/>
    <w:rsid w:val="003503E8"/>
    <w:rsid w:val="00350947"/>
    <w:rsid w:val="00350A9B"/>
    <w:rsid w:val="003511EA"/>
    <w:rsid w:val="003518A1"/>
    <w:rsid w:val="00351E96"/>
    <w:rsid w:val="00352B79"/>
    <w:rsid w:val="00353546"/>
    <w:rsid w:val="003548EC"/>
    <w:rsid w:val="00354FDD"/>
    <w:rsid w:val="00355057"/>
    <w:rsid w:val="00355191"/>
    <w:rsid w:val="0035554C"/>
    <w:rsid w:val="0035563B"/>
    <w:rsid w:val="003556D4"/>
    <w:rsid w:val="00356CBE"/>
    <w:rsid w:val="00356D54"/>
    <w:rsid w:val="00356EA1"/>
    <w:rsid w:val="00356EC5"/>
    <w:rsid w:val="00357C1F"/>
    <w:rsid w:val="00357C5B"/>
    <w:rsid w:val="003600FF"/>
    <w:rsid w:val="00362530"/>
    <w:rsid w:val="003625E6"/>
    <w:rsid w:val="00363213"/>
    <w:rsid w:val="00365084"/>
    <w:rsid w:val="00365462"/>
    <w:rsid w:val="003656EA"/>
    <w:rsid w:val="0036573F"/>
    <w:rsid w:val="00365966"/>
    <w:rsid w:val="00366B1C"/>
    <w:rsid w:val="00367722"/>
    <w:rsid w:val="00367962"/>
    <w:rsid w:val="00367A4A"/>
    <w:rsid w:val="00367D2D"/>
    <w:rsid w:val="00367DDB"/>
    <w:rsid w:val="0037052F"/>
    <w:rsid w:val="00370E7C"/>
    <w:rsid w:val="00372E31"/>
    <w:rsid w:val="0037326F"/>
    <w:rsid w:val="0037368D"/>
    <w:rsid w:val="00373BAC"/>
    <w:rsid w:val="00374886"/>
    <w:rsid w:val="00374C14"/>
    <w:rsid w:val="00375025"/>
    <w:rsid w:val="00375089"/>
    <w:rsid w:val="00376294"/>
    <w:rsid w:val="0037645F"/>
    <w:rsid w:val="00380CFF"/>
    <w:rsid w:val="0038203D"/>
    <w:rsid w:val="003824F0"/>
    <w:rsid w:val="00382F2C"/>
    <w:rsid w:val="00383166"/>
    <w:rsid w:val="003831F6"/>
    <w:rsid w:val="00383427"/>
    <w:rsid w:val="00383C87"/>
    <w:rsid w:val="0038439C"/>
    <w:rsid w:val="003843A0"/>
    <w:rsid w:val="0038544B"/>
    <w:rsid w:val="003855F0"/>
    <w:rsid w:val="003859BF"/>
    <w:rsid w:val="00385BE7"/>
    <w:rsid w:val="00385FEB"/>
    <w:rsid w:val="003861B8"/>
    <w:rsid w:val="003863FC"/>
    <w:rsid w:val="00386443"/>
    <w:rsid w:val="00386690"/>
    <w:rsid w:val="0038794C"/>
    <w:rsid w:val="003900F4"/>
    <w:rsid w:val="003910E9"/>
    <w:rsid w:val="0039123F"/>
    <w:rsid w:val="003930FA"/>
    <w:rsid w:val="00393400"/>
    <w:rsid w:val="0039344B"/>
    <w:rsid w:val="003940FA"/>
    <w:rsid w:val="0039519C"/>
    <w:rsid w:val="0039558E"/>
    <w:rsid w:val="003955E4"/>
    <w:rsid w:val="00395938"/>
    <w:rsid w:val="00396133"/>
    <w:rsid w:val="003965AE"/>
    <w:rsid w:val="00396EBD"/>
    <w:rsid w:val="003977D0"/>
    <w:rsid w:val="003A029F"/>
    <w:rsid w:val="003A0642"/>
    <w:rsid w:val="003A0B6A"/>
    <w:rsid w:val="003A108D"/>
    <w:rsid w:val="003A18C5"/>
    <w:rsid w:val="003A247C"/>
    <w:rsid w:val="003A308D"/>
    <w:rsid w:val="003A3356"/>
    <w:rsid w:val="003A34DF"/>
    <w:rsid w:val="003A3735"/>
    <w:rsid w:val="003A3F7A"/>
    <w:rsid w:val="003A3FEB"/>
    <w:rsid w:val="003A46D6"/>
    <w:rsid w:val="003A4F87"/>
    <w:rsid w:val="003A5051"/>
    <w:rsid w:val="003A50F7"/>
    <w:rsid w:val="003A5822"/>
    <w:rsid w:val="003A6255"/>
    <w:rsid w:val="003A6665"/>
    <w:rsid w:val="003A6F7D"/>
    <w:rsid w:val="003A78F3"/>
    <w:rsid w:val="003A7A1D"/>
    <w:rsid w:val="003A7A81"/>
    <w:rsid w:val="003B1CE6"/>
    <w:rsid w:val="003B2498"/>
    <w:rsid w:val="003B2D7F"/>
    <w:rsid w:val="003B32E3"/>
    <w:rsid w:val="003B410B"/>
    <w:rsid w:val="003B448D"/>
    <w:rsid w:val="003B47A9"/>
    <w:rsid w:val="003B4CD7"/>
    <w:rsid w:val="003B5096"/>
    <w:rsid w:val="003B56A5"/>
    <w:rsid w:val="003B5BDC"/>
    <w:rsid w:val="003B6D2B"/>
    <w:rsid w:val="003B7316"/>
    <w:rsid w:val="003B7C96"/>
    <w:rsid w:val="003B7D3C"/>
    <w:rsid w:val="003C04C0"/>
    <w:rsid w:val="003C06DF"/>
    <w:rsid w:val="003C14FA"/>
    <w:rsid w:val="003C157C"/>
    <w:rsid w:val="003C1FB0"/>
    <w:rsid w:val="003C2AD1"/>
    <w:rsid w:val="003C4103"/>
    <w:rsid w:val="003C45CE"/>
    <w:rsid w:val="003C496A"/>
    <w:rsid w:val="003C4A34"/>
    <w:rsid w:val="003C4A7A"/>
    <w:rsid w:val="003C4F3A"/>
    <w:rsid w:val="003C52F2"/>
    <w:rsid w:val="003C5833"/>
    <w:rsid w:val="003C61B0"/>
    <w:rsid w:val="003C6563"/>
    <w:rsid w:val="003C7057"/>
    <w:rsid w:val="003C71E3"/>
    <w:rsid w:val="003C761E"/>
    <w:rsid w:val="003C7A03"/>
    <w:rsid w:val="003D0316"/>
    <w:rsid w:val="003D145E"/>
    <w:rsid w:val="003D1A94"/>
    <w:rsid w:val="003D305B"/>
    <w:rsid w:val="003D34F3"/>
    <w:rsid w:val="003D446D"/>
    <w:rsid w:val="003D4B09"/>
    <w:rsid w:val="003D57F4"/>
    <w:rsid w:val="003D5C5C"/>
    <w:rsid w:val="003D6B3D"/>
    <w:rsid w:val="003D70BE"/>
    <w:rsid w:val="003D7F5B"/>
    <w:rsid w:val="003E0026"/>
    <w:rsid w:val="003E042A"/>
    <w:rsid w:val="003E0455"/>
    <w:rsid w:val="003E0DA8"/>
    <w:rsid w:val="003E10F9"/>
    <w:rsid w:val="003E1309"/>
    <w:rsid w:val="003E1703"/>
    <w:rsid w:val="003E21F9"/>
    <w:rsid w:val="003E2658"/>
    <w:rsid w:val="003E30FA"/>
    <w:rsid w:val="003E31DD"/>
    <w:rsid w:val="003E3454"/>
    <w:rsid w:val="003E34B6"/>
    <w:rsid w:val="003E3877"/>
    <w:rsid w:val="003E3F57"/>
    <w:rsid w:val="003E40FE"/>
    <w:rsid w:val="003E430D"/>
    <w:rsid w:val="003E443C"/>
    <w:rsid w:val="003E4A14"/>
    <w:rsid w:val="003E5175"/>
    <w:rsid w:val="003E54F8"/>
    <w:rsid w:val="003E5DD7"/>
    <w:rsid w:val="003E646D"/>
    <w:rsid w:val="003E69A5"/>
    <w:rsid w:val="003E7162"/>
    <w:rsid w:val="003E7A21"/>
    <w:rsid w:val="003E7B33"/>
    <w:rsid w:val="003F031B"/>
    <w:rsid w:val="003F0882"/>
    <w:rsid w:val="003F21DA"/>
    <w:rsid w:val="003F2C41"/>
    <w:rsid w:val="003F3199"/>
    <w:rsid w:val="003F31F4"/>
    <w:rsid w:val="003F394D"/>
    <w:rsid w:val="003F4214"/>
    <w:rsid w:val="003F5E09"/>
    <w:rsid w:val="003F60F4"/>
    <w:rsid w:val="003F6109"/>
    <w:rsid w:val="003F655F"/>
    <w:rsid w:val="003F7299"/>
    <w:rsid w:val="003F74AE"/>
    <w:rsid w:val="003F7855"/>
    <w:rsid w:val="003F791A"/>
    <w:rsid w:val="003F7AE7"/>
    <w:rsid w:val="003F7EDA"/>
    <w:rsid w:val="0040034B"/>
    <w:rsid w:val="0040043E"/>
    <w:rsid w:val="00400478"/>
    <w:rsid w:val="00400FBD"/>
    <w:rsid w:val="004016FA"/>
    <w:rsid w:val="00401D2A"/>
    <w:rsid w:val="00403681"/>
    <w:rsid w:val="004037FD"/>
    <w:rsid w:val="004039B9"/>
    <w:rsid w:val="0040549A"/>
    <w:rsid w:val="00405B71"/>
    <w:rsid w:val="0040620F"/>
    <w:rsid w:val="00406B71"/>
    <w:rsid w:val="00407069"/>
    <w:rsid w:val="004071B9"/>
    <w:rsid w:val="00407906"/>
    <w:rsid w:val="0041091D"/>
    <w:rsid w:val="00410CD8"/>
    <w:rsid w:val="00411393"/>
    <w:rsid w:val="00411B4D"/>
    <w:rsid w:val="00411C28"/>
    <w:rsid w:val="00411CB0"/>
    <w:rsid w:val="00412051"/>
    <w:rsid w:val="00412AE2"/>
    <w:rsid w:val="00412C91"/>
    <w:rsid w:val="00413776"/>
    <w:rsid w:val="004139E2"/>
    <w:rsid w:val="0041425B"/>
    <w:rsid w:val="0041446D"/>
    <w:rsid w:val="00414BE5"/>
    <w:rsid w:val="00414C38"/>
    <w:rsid w:val="00414F56"/>
    <w:rsid w:val="00415285"/>
    <w:rsid w:val="0041543E"/>
    <w:rsid w:val="00415C7B"/>
    <w:rsid w:val="00416123"/>
    <w:rsid w:val="00416E5A"/>
    <w:rsid w:val="004171C4"/>
    <w:rsid w:val="0041729D"/>
    <w:rsid w:val="004205C9"/>
    <w:rsid w:val="00420A24"/>
    <w:rsid w:val="00420A28"/>
    <w:rsid w:val="004217F6"/>
    <w:rsid w:val="00421B97"/>
    <w:rsid w:val="00422197"/>
    <w:rsid w:val="00422E77"/>
    <w:rsid w:val="0042358A"/>
    <w:rsid w:val="00423594"/>
    <w:rsid w:val="00424537"/>
    <w:rsid w:val="00424E8F"/>
    <w:rsid w:val="00425714"/>
    <w:rsid w:val="004267D5"/>
    <w:rsid w:val="00427405"/>
    <w:rsid w:val="00427577"/>
    <w:rsid w:val="004277E1"/>
    <w:rsid w:val="00427B24"/>
    <w:rsid w:val="00427EFC"/>
    <w:rsid w:val="00431CD3"/>
    <w:rsid w:val="00432822"/>
    <w:rsid w:val="00433E70"/>
    <w:rsid w:val="004342A8"/>
    <w:rsid w:val="0043491B"/>
    <w:rsid w:val="00435770"/>
    <w:rsid w:val="004364BA"/>
    <w:rsid w:val="00437BB8"/>
    <w:rsid w:val="00437DBB"/>
    <w:rsid w:val="004401D2"/>
    <w:rsid w:val="00440E81"/>
    <w:rsid w:val="0044179C"/>
    <w:rsid w:val="00441B4D"/>
    <w:rsid w:val="00441C74"/>
    <w:rsid w:val="00442068"/>
    <w:rsid w:val="0044216E"/>
    <w:rsid w:val="004421E6"/>
    <w:rsid w:val="00442596"/>
    <w:rsid w:val="00442FE8"/>
    <w:rsid w:val="0044312A"/>
    <w:rsid w:val="004435F1"/>
    <w:rsid w:val="0044557C"/>
    <w:rsid w:val="00445A83"/>
    <w:rsid w:val="004461FF"/>
    <w:rsid w:val="004462D4"/>
    <w:rsid w:val="00446A41"/>
    <w:rsid w:val="00446AD2"/>
    <w:rsid w:val="00447947"/>
    <w:rsid w:val="004507DF"/>
    <w:rsid w:val="00450F4F"/>
    <w:rsid w:val="004513E1"/>
    <w:rsid w:val="00451BE0"/>
    <w:rsid w:val="00452057"/>
    <w:rsid w:val="00452ABF"/>
    <w:rsid w:val="00453085"/>
    <w:rsid w:val="004534B5"/>
    <w:rsid w:val="00454041"/>
    <w:rsid w:val="00454AEC"/>
    <w:rsid w:val="00454CD8"/>
    <w:rsid w:val="00455617"/>
    <w:rsid w:val="004566A3"/>
    <w:rsid w:val="00456751"/>
    <w:rsid w:val="00456C9E"/>
    <w:rsid w:val="00456DF9"/>
    <w:rsid w:val="00457534"/>
    <w:rsid w:val="00457A3D"/>
    <w:rsid w:val="00457BFA"/>
    <w:rsid w:val="00457C12"/>
    <w:rsid w:val="00460DC4"/>
    <w:rsid w:val="00461804"/>
    <w:rsid w:val="00461A7B"/>
    <w:rsid w:val="00461E24"/>
    <w:rsid w:val="00462AAB"/>
    <w:rsid w:val="004643DF"/>
    <w:rsid w:val="0046492A"/>
    <w:rsid w:val="00464CCD"/>
    <w:rsid w:val="00464DD6"/>
    <w:rsid w:val="00465CEC"/>
    <w:rsid w:val="00467278"/>
    <w:rsid w:val="004677E9"/>
    <w:rsid w:val="00467E22"/>
    <w:rsid w:val="0047013A"/>
    <w:rsid w:val="00470389"/>
    <w:rsid w:val="00470AE5"/>
    <w:rsid w:val="0047104D"/>
    <w:rsid w:val="004715DE"/>
    <w:rsid w:val="004720CD"/>
    <w:rsid w:val="00472454"/>
    <w:rsid w:val="00472DB9"/>
    <w:rsid w:val="004732CB"/>
    <w:rsid w:val="00473ABA"/>
    <w:rsid w:val="00474986"/>
    <w:rsid w:val="00474A0E"/>
    <w:rsid w:val="00475418"/>
    <w:rsid w:val="004755D7"/>
    <w:rsid w:val="00475CD1"/>
    <w:rsid w:val="00475F20"/>
    <w:rsid w:val="00476879"/>
    <w:rsid w:val="00476BD1"/>
    <w:rsid w:val="00476E78"/>
    <w:rsid w:val="004772BF"/>
    <w:rsid w:val="00477BA3"/>
    <w:rsid w:val="004803CA"/>
    <w:rsid w:val="00482BEF"/>
    <w:rsid w:val="00482C5C"/>
    <w:rsid w:val="00482CA5"/>
    <w:rsid w:val="00482CDE"/>
    <w:rsid w:val="0048349D"/>
    <w:rsid w:val="004837CF"/>
    <w:rsid w:val="00483AAC"/>
    <w:rsid w:val="00483B34"/>
    <w:rsid w:val="00484A3F"/>
    <w:rsid w:val="00484D43"/>
    <w:rsid w:val="00484D4B"/>
    <w:rsid w:val="00485D36"/>
    <w:rsid w:val="0048621F"/>
    <w:rsid w:val="0048761B"/>
    <w:rsid w:val="00487963"/>
    <w:rsid w:val="00487B40"/>
    <w:rsid w:val="00490456"/>
    <w:rsid w:val="00490D63"/>
    <w:rsid w:val="00490F7E"/>
    <w:rsid w:val="004913B4"/>
    <w:rsid w:val="00492A05"/>
    <w:rsid w:val="00495E78"/>
    <w:rsid w:val="0049641E"/>
    <w:rsid w:val="00496545"/>
    <w:rsid w:val="00496A1E"/>
    <w:rsid w:val="00497F81"/>
    <w:rsid w:val="004A04E5"/>
    <w:rsid w:val="004A0E97"/>
    <w:rsid w:val="004A1029"/>
    <w:rsid w:val="004A19AD"/>
    <w:rsid w:val="004A1E1C"/>
    <w:rsid w:val="004A2528"/>
    <w:rsid w:val="004A2BF3"/>
    <w:rsid w:val="004A3BCF"/>
    <w:rsid w:val="004A3D25"/>
    <w:rsid w:val="004A4806"/>
    <w:rsid w:val="004A4BFF"/>
    <w:rsid w:val="004A61C4"/>
    <w:rsid w:val="004A642F"/>
    <w:rsid w:val="004A64F5"/>
    <w:rsid w:val="004A6EDA"/>
    <w:rsid w:val="004A6FBE"/>
    <w:rsid w:val="004A7275"/>
    <w:rsid w:val="004A7D68"/>
    <w:rsid w:val="004B025D"/>
    <w:rsid w:val="004B058B"/>
    <w:rsid w:val="004B0903"/>
    <w:rsid w:val="004B0C41"/>
    <w:rsid w:val="004B10AA"/>
    <w:rsid w:val="004B200E"/>
    <w:rsid w:val="004B2021"/>
    <w:rsid w:val="004B2058"/>
    <w:rsid w:val="004B209F"/>
    <w:rsid w:val="004B2AA3"/>
    <w:rsid w:val="004B3420"/>
    <w:rsid w:val="004B3C0B"/>
    <w:rsid w:val="004B3F02"/>
    <w:rsid w:val="004B4241"/>
    <w:rsid w:val="004B509D"/>
    <w:rsid w:val="004B5B1F"/>
    <w:rsid w:val="004B5F9E"/>
    <w:rsid w:val="004B6728"/>
    <w:rsid w:val="004B6C1A"/>
    <w:rsid w:val="004B6FDC"/>
    <w:rsid w:val="004B7431"/>
    <w:rsid w:val="004B74C6"/>
    <w:rsid w:val="004B75B2"/>
    <w:rsid w:val="004C0174"/>
    <w:rsid w:val="004C049C"/>
    <w:rsid w:val="004C064D"/>
    <w:rsid w:val="004C081A"/>
    <w:rsid w:val="004C0CFE"/>
    <w:rsid w:val="004C0EC0"/>
    <w:rsid w:val="004C0F0E"/>
    <w:rsid w:val="004C11C9"/>
    <w:rsid w:val="004C20BD"/>
    <w:rsid w:val="004C2AE1"/>
    <w:rsid w:val="004C34DB"/>
    <w:rsid w:val="004C3AD1"/>
    <w:rsid w:val="004C3CBF"/>
    <w:rsid w:val="004C4BB0"/>
    <w:rsid w:val="004C5C02"/>
    <w:rsid w:val="004C6FDB"/>
    <w:rsid w:val="004C7561"/>
    <w:rsid w:val="004D04C0"/>
    <w:rsid w:val="004D0A18"/>
    <w:rsid w:val="004D1676"/>
    <w:rsid w:val="004D1A4E"/>
    <w:rsid w:val="004D1B1B"/>
    <w:rsid w:val="004D1BE6"/>
    <w:rsid w:val="004D1F75"/>
    <w:rsid w:val="004D2DFB"/>
    <w:rsid w:val="004D2F3E"/>
    <w:rsid w:val="004D3906"/>
    <w:rsid w:val="004D4748"/>
    <w:rsid w:val="004D48E8"/>
    <w:rsid w:val="004D5369"/>
    <w:rsid w:val="004D5C8A"/>
    <w:rsid w:val="004D628B"/>
    <w:rsid w:val="004D6A4A"/>
    <w:rsid w:val="004D6A6A"/>
    <w:rsid w:val="004D6AB4"/>
    <w:rsid w:val="004D7052"/>
    <w:rsid w:val="004D705F"/>
    <w:rsid w:val="004D7A7F"/>
    <w:rsid w:val="004D7FB7"/>
    <w:rsid w:val="004E0FBA"/>
    <w:rsid w:val="004E1654"/>
    <w:rsid w:val="004E16D6"/>
    <w:rsid w:val="004E186C"/>
    <w:rsid w:val="004E190A"/>
    <w:rsid w:val="004E252B"/>
    <w:rsid w:val="004E2698"/>
    <w:rsid w:val="004E29C7"/>
    <w:rsid w:val="004E36CA"/>
    <w:rsid w:val="004E4506"/>
    <w:rsid w:val="004E4B09"/>
    <w:rsid w:val="004E4BB1"/>
    <w:rsid w:val="004E55A9"/>
    <w:rsid w:val="004E5AB5"/>
    <w:rsid w:val="004E5E2F"/>
    <w:rsid w:val="004E635C"/>
    <w:rsid w:val="004E68CE"/>
    <w:rsid w:val="004E6E02"/>
    <w:rsid w:val="004E71CF"/>
    <w:rsid w:val="004E72E9"/>
    <w:rsid w:val="004E792D"/>
    <w:rsid w:val="004E7D11"/>
    <w:rsid w:val="004E7E7B"/>
    <w:rsid w:val="004F0571"/>
    <w:rsid w:val="004F0ADF"/>
    <w:rsid w:val="004F0B8C"/>
    <w:rsid w:val="004F0C1E"/>
    <w:rsid w:val="004F0D1C"/>
    <w:rsid w:val="004F0F9A"/>
    <w:rsid w:val="004F1B7D"/>
    <w:rsid w:val="004F1C51"/>
    <w:rsid w:val="004F23ED"/>
    <w:rsid w:val="004F25BA"/>
    <w:rsid w:val="004F285F"/>
    <w:rsid w:val="004F29AA"/>
    <w:rsid w:val="004F55F4"/>
    <w:rsid w:val="004F58D3"/>
    <w:rsid w:val="004F593C"/>
    <w:rsid w:val="004F5A3E"/>
    <w:rsid w:val="004F5E00"/>
    <w:rsid w:val="004F656E"/>
    <w:rsid w:val="004F6877"/>
    <w:rsid w:val="004F76AE"/>
    <w:rsid w:val="004F7C9F"/>
    <w:rsid w:val="004F7E11"/>
    <w:rsid w:val="00500B03"/>
    <w:rsid w:val="00500DCB"/>
    <w:rsid w:val="00500F25"/>
    <w:rsid w:val="005013AC"/>
    <w:rsid w:val="00501B80"/>
    <w:rsid w:val="00501B90"/>
    <w:rsid w:val="00502658"/>
    <w:rsid w:val="00502961"/>
    <w:rsid w:val="00502BB2"/>
    <w:rsid w:val="00502FD1"/>
    <w:rsid w:val="005030D9"/>
    <w:rsid w:val="00503980"/>
    <w:rsid w:val="00503AA7"/>
    <w:rsid w:val="00503F71"/>
    <w:rsid w:val="005043C3"/>
    <w:rsid w:val="00504F27"/>
    <w:rsid w:val="00505573"/>
    <w:rsid w:val="00505D59"/>
    <w:rsid w:val="00506307"/>
    <w:rsid w:val="0050657A"/>
    <w:rsid w:val="00506C7C"/>
    <w:rsid w:val="0050700C"/>
    <w:rsid w:val="0050729C"/>
    <w:rsid w:val="00507C46"/>
    <w:rsid w:val="005107E6"/>
    <w:rsid w:val="00510931"/>
    <w:rsid w:val="005109BA"/>
    <w:rsid w:val="00510A97"/>
    <w:rsid w:val="005114D7"/>
    <w:rsid w:val="005119EB"/>
    <w:rsid w:val="00511D91"/>
    <w:rsid w:val="005128A5"/>
    <w:rsid w:val="00513958"/>
    <w:rsid w:val="00513F76"/>
    <w:rsid w:val="0051449A"/>
    <w:rsid w:val="00514B7E"/>
    <w:rsid w:val="00515066"/>
    <w:rsid w:val="0051600D"/>
    <w:rsid w:val="005169EF"/>
    <w:rsid w:val="00516A81"/>
    <w:rsid w:val="00516A98"/>
    <w:rsid w:val="00516D16"/>
    <w:rsid w:val="00516EBF"/>
    <w:rsid w:val="00517C34"/>
    <w:rsid w:val="00520107"/>
    <w:rsid w:val="00521969"/>
    <w:rsid w:val="0052244E"/>
    <w:rsid w:val="00523709"/>
    <w:rsid w:val="005238C9"/>
    <w:rsid w:val="00524085"/>
    <w:rsid w:val="0052426D"/>
    <w:rsid w:val="0052445C"/>
    <w:rsid w:val="005263D5"/>
    <w:rsid w:val="00526E28"/>
    <w:rsid w:val="0052738D"/>
    <w:rsid w:val="0052782F"/>
    <w:rsid w:val="00527C25"/>
    <w:rsid w:val="005307A9"/>
    <w:rsid w:val="00530A15"/>
    <w:rsid w:val="00531325"/>
    <w:rsid w:val="005318E2"/>
    <w:rsid w:val="00531A54"/>
    <w:rsid w:val="00531B1A"/>
    <w:rsid w:val="00531D41"/>
    <w:rsid w:val="005320B2"/>
    <w:rsid w:val="005320E0"/>
    <w:rsid w:val="00532A5B"/>
    <w:rsid w:val="0053381A"/>
    <w:rsid w:val="00533C4C"/>
    <w:rsid w:val="00533CA0"/>
    <w:rsid w:val="00535651"/>
    <w:rsid w:val="00535A8C"/>
    <w:rsid w:val="00535EC0"/>
    <w:rsid w:val="005375B9"/>
    <w:rsid w:val="0053788E"/>
    <w:rsid w:val="00537DA2"/>
    <w:rsid w:val="005405FC"/>
    <w:rsid w:val="00540BF2"/>
    <w:rsid w:val="005410FC"/>
    <w:rsid w:val="00541642"/>
    <w:rsid w:val="00541792"/>
    <w:rsid w:val="00541E62"/>
    <w:rsid w:val="00541F42"/>
    <w:rsid w:val="0054337F"/>
    <w:rsid w:val="005433C5"/>
    <w:rsid w:val="00543BCE"/>
    <w:rsid w:val="00543E1F"/>
    <w:rsid w:val="00543E72"/>
    <w:rsid w:val="0054405D"/>
    <w:rsid w:val="005442BA"/>
    <w:rsid w:val="005449C7"/>
    <w:rsid w:val="00544BA0"/>
    <w:rsid w:val="005453A4"/>
    <w:rsid w:val="0054582A"/>
    <w:rsid w:val="00545A4A"/>
    <w:rsid w:val="005460F4"/>
    <w:rsid w:val="00547405"/>
    <w:rsid w:val="005504DC"/>
    <w:rsid w:val="005510A6"/>
    <w:rsid w:val="00551532"/>
    <w:rsid w:val="00551C4B"/>
    <w:rsid w:val="00552A57"/>
    <w:rsid w:val="005541C7"/>
    <w:rsid w:val="00555BD2"/>
    <w:rsid w:val="00555C9B"/>
    <w:rsid w:val="00556141"/>
    <w:rsid w:val="0055653E"/>
    <w:rsid w:val="00556CD3"/>
    <w:rsid w:val="00556E64"/>
    <w:rsid w:val="0055721C"/>
    <w:rsid w:val="00557916"/>
    <w:rsid w:val="00557C21"/>
    <w:rsid w:val="00560299"/>
    <w:rsid w:val="00561012"/>
    <w:rsid w:val="0056123A"/>
    <w:rsid w:val="005613DF"/>
    <w:rsid w:val="00561828"/>
    <w:rsid w:val="0056251F"/>
    <w:rsid w:val="005627CB"/>
    <w:rsid w:val="00562930"/>
    <w:rsid w:val="00562B46"/>
    <w:rsid w:val="00563122"/>
    <w:rsid w:val="0056363B"/>
    <w:rsid w:val="00563755"/>
    <w:rsid w:val="00564494"/>
    <w:rsid w:val="005654A4"/>
    <w:rsid w:val="005655B9"/>
    <w:rsid w:val="00566527"/>
    <w:rsid w:val="00567808"/>
    <w:rsid w:val="00570159"/>
    <w:rsid w:val="005715E2"/>
    <w:rsid w:val="0057364D"/>
    <w:rsid w:val="005744A4"/>
    <w:rsid w:val="005754C3"/>
    <w:rsid w:val="0057596E"/>
    <w:rsid w:val="005762BD"/>
    <w:rsid w:val="0057677D"/>
    <w:rsid w:val="00576DCB"/>
    <w:rsid w:val="005770B4"/>
    <w:rsid w:val="0057718D"/>
    <w:rsid w:val="005772C4"/>
    <w:rsid w:val="00577691"/>
    <w:rsid w:val="005808BD"/>
    <w:rsid w:val="00580C78"/>
    <w:rsid w:val="00580EA2"/>
    <w:rsid w:val="00581890"/>
    <w:rsid w:val="005820BC"/>
    <w:rsid w:val="005824C4"/>
    <w:rsid w:val="00582F06"/>
    <w:rsid w:val="00583351"/>
    <w:rsid w:val="005833FC"/>
    <w:rsid w:val="005835E8"/>
    <w:rsid w:val="00583B7B"/>
    <w:rsid w:val="00583C3D"/>
    <w:rsid w:val="005840FC"/>
    <w:rsid w:val="00584573"/>
    <w:rsid w:val="005856B1"/>
    <w:rsid w:val="005863B8"/>
    <w:rsid w:val="00586634"/>
    <w:rsid w:val="00586B9C"/>
    <w:rsid w:val="0058739B"/>
    <w:rsid w:val="005873F2"/>
    <w:rsid w:val="005875D1"/>
    <w:rsid w:val="00594C8F"/>
    <w:rsid w:val="00594E5C"/>
    <w:rsid w:val="00594ED1"/>
    <w:rsid w:val="00595886"/>
    <w:rsid w:val="00595FA7"/>
    <w:rsid w:val="00596C09"/>
    <w:rsid w:val="00597143"/>
    <w:rsid w:val="00597A4C"/>
    <w:rsid w:val="00597BA9"/>
    <w:rsid w:val="005A0019"/>
    <w:rsid w:val="005A1146"/>
    <w:rsid w:val="005A122D"/>
    <w:rsid w:val="005A1435"/>
    <w:rsid w:val="005A17F5"/>
    <w:rsid w:val="005A24F1"/>
    <w:rsid w:val="005A2938"/>
    <w:rsid w:val="005A29FC"/>
    <w:rsid w:val="005A2A32"/>
    <w:rsid w:val="005A36A7"/>
    <w:rsid w:val="005A37B1"/>
    <w:rsid w:val="005A3940"/>
    <w:rsid w:val="005A3B7D"/>
    <w:rsid w:val="005A3C64"/>
    <w:rsid w:val="005A45C0"/>
    <w:rsid w:val="005A4C6D"/>
    <w:rsid w:val="005A67EB"/>
    <w:rsid w:val="005A7BB4"/>
    <w:rsid w:val="005A7FD8"/>
    <w:rsid w:val="005B0206"/>
    <w:rsid w:val="005B0CB9"/>
    <w:rsid w:val="005B1601"/>
    <w:rsid w:val="005B17FF"/>
    <w:rsid w:val="005B2492"/>
    <w:rsid w:val="005B290A"/>
    <w:rsid w:val="005B3094"/>
    <w:rsid w:val="005B43E0"/>
    <w:rsid w:val="005B57D6"/>
    <w:rsid w:val="005B5A0C"/>
    <w:rsid w:val="005B5EBF"/>
    <w:rsid w:val="005B6FC1"/>
    <w:rsid w:val="005C0BB4"/>
    <w:rsid w:val="005C108B"/>
    <w:rsid w:val="005C1154"/>
    <w:rsid w:val="005C119E"/>
    <w:rsid w:val="005C14DB"/>
    <w:rsid w:val="005C193B"/>
    <w:rsid w:val="005C270F"/>
    <w:rsid w:val="005C4141"/>
    <w:rsid w:val="005C4716"/>
    <w:rsid w:val="005C4744"/>
    <w:rsid w:val="005C483A"/>
    <w:rsid w:val="005C4E83"/>
    <w:rsid w:val="005C4EA2"/>
    <w:rsid w:val="005C5B4C"/>
    <w:rsid w:val="005C67E1"/>
    <w:rsid w:val="005C6CBC"/>
    <w:rsid w:val="005C7541"/>
    <w:rsid w:val="005D005C"/>
    <w:rsid w:val="005D029A"/>
    <w:rsid w:val="005D049B"/>
    <w:rsid w:val="005D1900"/>
    <w:rsid w:val="005D22B6"/>
    <w:rsid w:val="005D2B3A"/>
    <w:rsid w:val="005D2DB7"/>
    <w:rsid w:val="005D3154"/>
    <w:rsid w:val="005D381C"/>
    <w:rsid w:val="005D3ED8"/>
    <w:rsid w:val="005D4C87"/>
    <w:rsid w:val="005D4F8B"/>
    <w:rsid w:val="005D55E4"/>
    <w:rsid w:val="005D57A0"/>
    <w:rsid w:val="005D5C58"/>
    <w:rsid w:val="005D60D5"/>
    <w:rsid w:val="005D62D0"/>
    <w:rsid w:val="005D6C29"/>
    <w:rsid w:val="005E0573"/>
    <w:rsid w:val="005E0BDD"/>
    <w:rsid w:val="005E1500"/>
    <w:rsid w:val="005E27B4"/>
    <w:rsid w:val="005E2DA8"/>
    <w:rsid w:val="005E301C"/>
    <w:rsid w:val="005E33EE"/>
    <w:rsid w:val="005E43B5"/>
    <w:rsid w:val="005E4E95"/>
    <w:rsid w:val="005E4EEB"/>
    <w:rsid w:val="005E5070"/>
    <w:rsid w:val="005E536D"/>
    <w:rsid w:val="005E5901"/>
    <w:rsid w:val="005E5990"/>
    <w:rsid w:val="005E6599"/>
    <w:rsid w:val="005E6EF9"/>
    <w:rsid w:val="005E7C8E"/>
    <w:rsid w:val="005E7E43"/>
    <w:rsid w:val="005E7EE3"/>
    <w:rsid w:val="005F0E5B"/>
    <w:rsid w:val="005F1567"/>
    <w:rsid w:val="005F1C6F"/>
    <w:rsid w:val="005F1FDE"/>
    <w:rsid w:val="005F2BA3"/>
    <w:rsid w:val="005F3656"/>
    <w:rsid w:val="005F3720"/>
    <w:rsid w:val="005F3801"/>
    <w:rsid w:val="005F3F01"/>
    <w:rsid w:val="005F4021"/>
    <w:rsid w:val="005F4029"/>
    <w:rsid w:val="005F404E"/>
    <w:rsid w:val="005F4669"/>
    <w:rsid w:val="005F4BBF"/>
    <w:rsid w:val="005F4F59"/>
    <w:rsid w:val="005F5BA6"/>
    <w:rsid w:val="005F61EF"/>
    <w:rsid w:val="005F68FC"/>
    <w:rsid w:val="00600219"/>
    <w:rsid w:val="00600439"/>
    <w:rsid w:val="006005E6"/>
    <w:rsid w:val="00600605"/>
    <w:rsid w:val="00600FB0"/>
    <w:rsid w:val="00601BE4"/>
    <w:rsid w:val="00601EBE"/>
    <w:rsid w:val="00603761"/>
    <w:rsid w:val="00604B84"/>
    <w:rsid w:val="00604CDF"/>
    <w:rsid w:val="00605368"/>
    <w:rsid w:val="00605883"/>
    <w:rsid w:val="00605F1C"/>
    <w:rsid w:val="00605F9E"/>
    <w:rsid w:val="0060693A"/>
    <w:rsid w:val="00606A70"/>
    <w:rsid w:val="00607D79"/>
    <w:rsid w:val="00607E64"/>
    <w:rsid w:val="006100E4"/>
    <w:rsid w:val="006103F6"/>
    <w:rsid w:val="006104FB"/>
    <w:rsid w:val="00611427"/>
    <w:rsid w:val="00611713"/>
    <w:rsid w:val="00611729"/>
    <w:rsid w:val="00611D2A"/>
    <w:rsid w:val="006121DF"/>
    <w:rsid w:val="0061259F"/>
    <w:rsid w:val="0061374C"/>
    <w:rsid w:val="0061389D"/>
    <w:rsid w:val="00613C5C"/>
    <w:rsid w:val="006141D2"/>
    <w:rsid w:val="00614D3E"/>
    <w:rsid w:val="00615918"/>
    <w:rsid w:val="00617149"/>
    <w:rsid w:val="0061740F"/>
    <w:rsid w:val="006176F4"/>
    <w:rsid w:val="00617B33"/>
    <w:rsid w:val="006201DD"/>
    <w:rsid w:val="006214E6"/>
    <w:rsid w:val="00621559"/>
    <w:rsid w:val="0062181F"/>
    <w:rsid w:val="00621945"/>
    <w:rsid w:val="00621B36"/>
    <w:rsid w:val="00621BE9"/>
    <w:rsid w:val="00621E52"/>
    <w:rsid w:val="00621EED"/>
    <w:rsid w:val="00621FDE"/>
    <w:rsid w:val="00622A73"/>
    <w:rsid w:val="006230EF"/>
    <w:rsid w:val="006231DE"/>
    <w:rsid w:val="00624021"/>
    <w:rsid w:val="0062472C"/>
    <w:rsid w:val="00624C64"/>
    <w:rsid w:val="00626F81"/>
    <w:rsid w:val="00627AD4"/>
    <w:rsid w:val="00627B43"/>
    <w:rsid w:val="00627BF8"/>
    <w:rsid w:val="006308BC"/>
    <w:rsid w:val="00630D38"/>
    <w:rsid w:val="00631D76"/>
    <w:rsid w:val="00632EF9"/>
    <w:rsid w:val="006331C3"/>
    <w:rsid w:val="0063330A"/>
    <w:rsid w:val="006333AB"/>
    <w:rsid w:val="00633C17"/>
    <w:rsid w:val="0063408A"/>
    <w:rsid w:val="0063461F"/>
    <w:rsid w:val="00634BCB"/>
    <w:rsid w:val="00635074"/>
    <w:rsid w:val="0063512B"/>
    <w:rsid w:val="00635663"/>
    <w:rsid w:val="00636462"/>
    <w:rsid w:val="00636BF9"/>
    <w:rsid w:val="00636DA3"/>
    <w:rsid w:val="00637BB6"/>
    <w:rsid w:val="00637BD1"/>
    <w:rsid w:val="00640CC2"/>
    <w:rsid w:val="00641C9D"/>
    <w:rsid w:val="0064201C"/>
    <w:rsid w:val="00642218"/>
    <w:rsid w:val="00643136"/>
    <w:rsid w:val="00643D11"/>
    <w:rsid w:val="00645433"/>
    <w:rsid w:val="00645F90"/>
    <w:rsid w:val="006461CF"/>
    <w:rsid w:val="00646730"/>
    <w:rsid w:val="00646F99"/>
    <w:rsid w:val="00647202"/>
    <w:rsid w:val="0064774F"/>
    <w:rsid w:val="00647760"/>
    <w:rsid w:val="00647F47"/>
    <w:rsid w:val="00650054"/>
    <w:rsid w:val="0065067B"/>
    <w:rsid w:val="00650DC0"/>
    <w:rsid w:val="0065164A"/>
    <w:rsid w:val="00652AEE"/>
    <w:rsid w:val="00653794"/>
    <w:rsid w:val="00653AFD"/>
    <w:rsid w:val="00653C2A"/>
    <w:rsid w:val="00653D12"/>
    <w:rsid w:val="00654701"/>
    <w:rsid w:val="006548D2"/>
    <w:rsid w:val="006553DF"/>
    <w:rsid w:val="00657397"/>
    <w:rsid w:val="006576B9"/>
    <w:rsid w:val="00660BBF"/>
    <w:rsid w:val="00660E92"/>
    <w:rsid w:val="006611BF"/>
    <w:rsid w:val="00661399"/>
    <w:rsid w:val="00662118"/>
    <w:rsid w:val="00662A87"/>
    <w:rsid w:val="006638BA"/>
    <w:rsid w:val="00663C83"/>
    <w:rsid w:val="00664C1F"/>
    <w:rsid w:val="0066513D"/>
    <w:rsid w:val="00665910"/>
    <w:rsid w:val="00665D77"/>
    <w:rsid w:val="0066601B"/>
    <w:rsid w:val="0066624C"/>
    <w:rsid w:val="00666708"/>
    <w:rsid w:val="00667306"/>
    <w:rsid w:val="00667DE3"/>
    <w:rsid w:val="006701A8"/>
    <w:rsid w:val="00670557"/>
    <w:rsid w:val="00671423"/>
    <w:rsid w:val="0067211A"/>
    <w:rsid w:val="0067251F"/>
    <w:rsid w:val="00672686"/>
    <w:rsid w:val="0067340B"/>
    <w:rsid w:val="00673D86"/>
    <w:rsid w:val="0067464B"/>
    <w:rsid w:val="00674996"/>
    <w:rsid w:val="006750B6"/>
    <w:rsid w:val="0067534E"/>
    <w:rsid w:val="006756A8"/>
    <w:rsid w:val="00676303"/>
    <w:rsid w:val="006763E3"/>
    <w:rsid w:val="006777A0"/>
    <w:rsid w:val="0067782C"/>
    <w:rsid w:val="00677DC7"/>
    <w:rsid w:val="00680B32"/>
    <w:rsid w:val="00681244"/>
    <w:rsid w:val="006813B9"/>
    <w:rsid w:val="00681778"/>
    <w:rsid w:val="00681E9F"/>
    <w:rsid w:val="00682594"/>
    <w:rsid w:val="00682894"/>
    <w:rsid w:val="006836B7"/>
    <w:rsid w:val="00683D9F"/>
    <w:rsid w:val="00684142"/>
    <w:rsid w:val="00684601"/>
    <w:rsid w:val="0068484C"/>
    <w:rsid w:val="00684C43"/>
    <w:rsid w:val="00685A1E"/>
    <w:rsid w:val="00685BCF"/>
    <w:rsid w:val="00685C11"/>
    <w:rsid w:val="00686CB2"/>
    <w:rsid w:val="00687049"/>
    <w:rsid w:val="00687AB9"/>
    <w:rsid w:val="00687FB8"/>
    <w:rsid w:val="00690C2E"/>
    <w:rsid w:val="00691590"/>
    <w:rsid w:val="0069182A"/>
    <w:rsid w:val="00691B10"/>
    <w:rsid w:val="00692009"/>
    <w:rsid w:val="00692867"/>
    <w:rsid w:val="00692B93"/>
    <w:rsid w:val="00692E6E"/>
    <w:rsid w:val="00693548"/>
    <w:rsid w:val="00693E16"/>
    <w:rsid w:val="00694031"/>
    <w:rsid w:val="00694A3A"/>
    <w:rsid w:val="00694D45"/>
    <w:rsid w:val="00695F1E"/>
    <w:rsid w:val="00696667"/>
    <w:rsid w:val="00696F0E"/>
    <w:rsid w:val="00697828"/>
    <w:rsid w:val="00697D49"/>
    <w:rsid w:val="006A021C"/>
    <w:rsid w:val="006A023F"/>
    <w:rsid w:val="006A030D"/>
    <w:rsid w:val="006A05E7"/>
    <w:rsid w:val="006A2072"/>
    <w:rsid w:val="006A2924"/>
    <w:rsid w:val="006A29D2"/>
    <w:rsid w:val="006A2A09"/>
    <w:rsid w:val="006A2B03"/>
    <w:rsid w:val="006A2E59"/>
    <w:rsid w:val="006A31C5"/>
    <w:rsid w:val="006A3A69"/>
    <w:rsid w:val="006A499E"/>
    <w:rsid w:val="006A4A99"/>
    <w:rsid w:val="006A594D"/>
    <w:rsid w:val="006A5BAA"/>
    <w:rsid w:val="006A648B"/>
    <w:rsid w:val="006A683D"/>
    <w:rsid w:val="006A6E3A"/>
    <w:rsid w:val="006A798F"/>
    <w:rsid w:val="006A7FA4"/>
    <w:rsid w:val="006B03B2"/>
    <w:rsid w:val="006B08E3"/>
    <w:rsid w:val="006B0B81"/>
    <w:rsid w:val="006B18E4"/>
    <w:rsid w:val="006B1A65"/>
    <w:rsid w:val="006B1C12"/>
    <w:rsid w:val="006B278C"/>
    <w:rsid w:val="006B3D75"/>
    <w:rsid w:val="006B477D"/>
    <w:rsid w:val="006B48DF"/>
    <w:rsid w:val="006B5A02"/>
    <w:rsid w:val="006B6AA9"/>
    <w:rsid w:val="006B757A"/>
    <w:rsid w:val="006B7967"/>
    <w:rsid w:val="006C0226"/>
    <w:rsid w:val="006C0389"/>
    <w:rsid w:val="006C072B"/>
    <w:rsid w:val="006C0A1F"/>
    <w:rsid w:val="006C1B43"/>
    <w:rsid w:val="006C359C"/>
    <w:rsid w:val="006C3A0D"/>
    <w:rsid w:val="006C44C3"/>
    <w:rsid w:val="006C463E"/>
    <w:rsid w:val="006C502E"/>
    <w:rsid w:val="006C54AF"/>
    <w:rsid w:val="006C635A"/>
    <w:rsid w:val="006C63F1"/>
    <w:rsid w:val="006C6B05"/>
    <w:rsid w:val="006C7162"/>
    <w:rsid w:val="006D01A9"/>
    <w:rsid w:val="006D0F19"/>
    <w:rsid w:val="006D1C07"/>
    <w:rsid w:val="006D2AEB"/>
    <w:rsid w:val="006D3445"/>
    <w:rsid w:val="006D455F"/>
    <w:rsid w:val="006D4E80"/>
    <w:rsid w:val="006D5E26"/>
    <w:rsid w:val="006D6D89"/>
    <w:rsid w:val="006D735B"/>
    <w:rsid w:val="006D74C1"/>
    <w:rsid w:val="006D7C74"/>
    <w:rsid w:val="006D7E71"/>
    <w:rsid w:val="006E11D4"/>
    <w:rsid w:val="006E295C"/>
    <w:rsid w:val="006E48AB"/>
    <w:rsid w:val="006E4D5B"/>
    <w:rsid w:val="006E5233"/>
    <w:rsid w:val="006E5FCB"/>
    <w:rsid w:val="006E657F"/>
    <w:rsid w:val="006E6D3A"/>
    <w:rsid w:val="006E7159"/>
    <w:rsid w:val="006F0901"/>
    <w:rsid w:val="006F15CD"/>
    <w:rsid w:val="006F1735"/>
    <w:rsid w:val="006F1E5F"/>
    <w:rsid w:val="006F2FAD"/>
    <w:rsid w:val="006F4371"/>
    <w:rsid w:val="006F5374"/>
    <w:rsid w:val="006F5627"/>
    <w:rsid w:val="006F68D4"/>
    <w:rsid w:val="006F767F"/>
    <w:rsid w:val="006F7966"/>
    <w:rsid w:val="00700D1E"/>
    <w:rsid w:val="00700E04"/>
    <w:rsid w:val="00700FF6"/>
    <w:rsid w:val="00701F15"/>
    <w:rsid w:val="007020C4"/>
    <w:rsid w:val="0070221E"/>
    <w:rsid w:val="00702B47"/>
    <w:rsid w:val="00703290"/>
    <w:rsid w:val="00703295"/>
    <w:rsid w:val="0070401D"/>
    <w:rsid w:val="00704BB2"/>
    <w:rsid w:val="00706041"/>
    <w:rsid w:val="00706178"/>
    <w:rsid w:val="0070677F"/>
    <w:rsid w:val="007074B4"/>
    <w:rsid w:val="00707927"/>
    <w:rsid w:val="007102D5"/>
    <w:rsid w:val="00710D68"/>
    <w:rsid w:val="0071111C"/>
    <w:rsid w:val="007116B5"/>
    <w:rsid w:val="00712E5A"/>
    <w:rsid w:val="007158EA"/>
    <w:rsid w:val="00716928"/>
    <w:rsid w:val="007174FF"/>
    <w:rsid w:val="00717E12"/>
    <w:rsid w:val="0072185C"/>
    <w:rsid w:val="007220C3"/>
    <w:rsid w:val="007223AF"/>
    <w:rsid w:val="007223DA"/>
    <w:rsid w:val="0072484C"/>
    <w:rsid w:val="00725182"/>
    <w:rsid w:val="00725A08"/>
    <w:rsid w:val="007261B7"/>
    <w:rsid w:val="00727A3D"/>
    <w:rsid w:val="00727D6A"/>
    <w:rsid w:val="00727E13"/>
    <w:rsid w:val="0073010A"/>
    <w:rsid w:val="00730BDC"/>
    <w:rsid w:val="00730E14"/>
    <w:rsid w:val="007316DB"/>
    <w:rsid w:val="00731736"/>
    <w:rsid w:val="00731B40"/>
    <w:rsid w:val="00732101"/>
    <w:rsid w:val="0073233D"/>
    <w:rsid w:val="00732372"/>
    <w:rsid w:val="0073255E"/>
    <w:rsid w:val="00732A92"/>
    <w:rsid w:val="00733E71"/>
    <w:rsid w:val="007341D3"/>
    <w:rsid w:val="0073440E"/>
    <w:rsid w:val="0073479D"/>
    <w:rsid w:val="00735ABA"/>
    <w:rsid w:val="00736212"/>
    <w:rsid w:val="00736269"/>
    <w:rsid w:val="007368B2"/>
    <w:rsid w:val="00736F68"/>
    <w:rsid w:val="0073718F"/>
    <w:rsid w:val="00737B3D"/>
    <w:rsid w:val="007415A2"/>
    <w:rsid w:val="00741F68"/>
    <w:rsid w:val="007424E9"/>
    <w:rsid w:val="00743A52"/>
    <w:rsid w:val="00743D6E"/>
    <w:rsid w:val="0074402A"/>
    <w:rsid w:val="00744048"/>
    <w:rsid w:val="00744159"/>
    <w:rsid w:val="007441B0"/>
    <w:rsid w:val="0074513C"/>
    <w:rsid w:val="00745617"/>
    <w:rsid w:val="00745FB0"/>
    <w:rsid w:val="00746020"/>
    <w:rsid w:val="00746E01"/>
    <w:rsid w:val="007476AB"/>
    <w:rsid w:val="00747A07"/>
    <w:rsid w:val="007505A6"/>
    <w:rsid w:val="0075094F"/>
    <w:rsid w:val="00750F2D"/>
    <w:rsid w:val="007514AD"/>
    <w:rsid w:val="00751FE5"/>
    <w:rsid w:val="007528D6"/>
    <w:rsid w:val="00752CC6"/>
    <w:rsid w:val="00753491"/>
    <w:rsid w:val="00753C61"/>
    <w:rsid w:val="007544F6"/>
    <w:rsid w:val="00754933"/>
    <w:rsid w:val="0075493F"/>
    <w:rsid w:val="00754ACC"/>
    <w:rsid w:val="00754D8C"/>
    <w:rsid w:val="00755D48"/>
    <w:rsid w:val="00755D68"/>
    <w:rsid w:val="007561D2"/>
    <w:rsid w:val="007606D0"/>
    <w:rsid w:val="00760A48"/>
    <w:rsid w:val="0076136E"/>
    <w:rsid w:val="00761FE2"/>
    <w:rsid w:val="00762202"/>
    <w:rsid w:val="0076267F"/>
    <w:rsid w:val="00762BD4"/>
    <w:rsid w:val="00763A2B"/>
    <w:rsid w:val="00763E8E"/>
    <w:rsid w:val="00764B54"/>
    <w:rsid w:val="0076535B"/>
    <w:rsid w:val="0076556A"/>
    <w:rsid w:val="007657D5"/>
    <w:rsid w:val="00765C69"/>
    <w:rsid w:val="00765F3E"/>
    <w:rsid w:val="007660CD"/>
    <w:rsid w:val="0076635D"/>
    <w:rsid w:val="00766594"/>
    <w:rsid w:val="00766C17"/>
    <w:rsid w:val="00767BD4"/>
    <w:rsid w:val="007708F9"/>
    <w:rsid w:val="00770D23"/>
    <w:rsid w:val="00770D50"/>
    <w:rsid w:val="00771277"/>
    <w:rsid w:val="00771B8A"/>
    <w:rsid w:val="00772364"/>
    <w:rsid w:val="00772A97"/>
    <w:rsid w:val="0077334B"/>
    <w:rsid w:val="00773A30"/>
    <w:rsid w:val="00774211"/>
    <w:rsid w:val="00775756"/>
    <w:rsid w:val="00775C68"/>
    <w:rsid w:val="0077629C"/>
    <w:rsid w:val="00776C96"/>
    <w:rsid w:val="00777920"/>
    <w:rsid w:val="00777A05"/>
    <w:rsid w:val="00780E21"/>
    <w:rsid w:val="00780ED8"/>
    <w:rsid w:val="00781B54"/>
    <w:rsid w:val="00781C68"/>
    <w:rsid w:val="00781DD8"/>
    <w:rsid w:val="007820C8"/>
    <w:rsid w:val="00782D76"/>
    <w:rsid w:val="00783073"/>
    <w:rsid w:val="007830CC"/>
    <w:rsid w:val="0078335D"/>
    <w:rsid w:val="00783AEE"/>
    <w:rsid w:val="00783D14"/>
    <w:rsid w:val="00784339"/>
    <w:rsid w:val="007857B6"/>
    <w:rsid w:val="00790825"/>
    <w:rsid w:val="007913B0"/>
    <w:rsid w:val="00791578"/>
    <w:rsid w:val="00791690"/>
    <w:rsid w:val="0079169F"/>
    <w:rsid w:val="00792327"/>
    <w:rsid w:val="0079254D"/>
    <w:rsid w:val="007934E9"/>
    <w:rsid w:val="007937CD"/>
    <w:rsid w:val="00793B3C"/>
    <w:rsid w:val="0079493B"/>
    <w:rsid w:val="00795F15"/>
    <w:rsid w:val="007968CA"/>
    <w:rsid w:val="00797154"/>
    <w:rsid w:val="00797E60"/>
    <w:rsid w:val="007A1748"/>
    <w:rsid w:val="007A1E2E"/>
    <w:rsid w:val="007A20B8"/>
    <w:rsid w:val="007A21EF"/>
    <w:rsid w:val="007A279B"/>
    <w:rsid w:val="007A29C0"/>
    <w:rsid w:val="007A30CD"/>
    <w:rsid w:val="007A3299"/>
    <w:rsid w:val="007A40C5"/>
    <w:rsid w:val="007A4B3B"/>
    <w:rsid w:val="007A4BD6"/>
    <w:rsid w:val="007A514C"/>
    <w:rsid w:val="007A528B"/>
    <w:rsid w:val="007A5906"/>
    <w:rsid w:val="007A5AF9"/>
    <w:rsid w:val="007A60F6"/>
    <w:rsid w:val="007A616D"/>
    <w:rsid w:val="007A66C5"/>
    <w:rsid w:val="007A7116"/>
    <w:rsid w:val="007B00C3"/>
    <w:rsid w:val="007B0688"/>
    <w:rsid w:val="007B1154"/>
    <w:rsid w:val="007B13C0"/>
    <w:rsid w:val="007B1EDF"/>
    <w:rsid w:val="007B2297"/>
    <w:rsid w:val="007B22C3"/>
    <w:rsid w:val="007B31A6"/>
    <w:rsid w:val="007B3814"/>
    <w:rsid w:val="007B396E"/>
    <w:rsid w:val="007B3C4C"/>
    <w:rsid w:val="007B3D48"/>
    <w:rsid w:val="007B42DD"/>
    <w:rsid w:val="007B4416"/>
    <w:rsid w:val="007B4E1A"/>
    <w:rsid w:val="007B52CB"/>
    <w:rsid w:val="007B5476"/>
    <w:rsid w:val="007B67F1"/>
    <w:rsid w:val="007B6A5A"/>
    <w:rsid w:val="007B7808"/>
    <w:rsid w:val="007C0F92"/>
    <w:rsid w:val="007C1132"/>
    <w:rsid w:val="007C1192"/>
    <w:rsid w:val="007C1F62"/>
    <w:rsid w:val="007C25C1"/>
    <w:rsid w:val="007C2727"/>
    <w:rsid w:val="007C324D"/>
    <w:rsid w:val="007C3A8E"/>
    <w:rsid w:val="007C3C1F"/>
    <w:rsid w:val="007C418B"/>
    <w:rsid w:val="007C41BA"/>
    <w:rsid w:val="007C46E9"/>
    <w:rsid w:val="007C47CE"/>
    <w:rsid w:val="007C4F1B"/>
    <w:rsid w:val="007C51CC"/>
    <w:rsid w:val="007C5621"/>
    <w:rsid w:val="007C6358"/>
    <w:rsid w:val="007C685C"/>
    <w:rsid w:val="007C6CA2"/>
    <w:rsid w:val="007C736A"/>
    <w:rsid w:val="007C7D34"/>
    <w:rsid w:val="007D1614"/>
    <w:rsid w:val="007D16C7"/>
    <w:rsid w:val="007D17A5"/>
    <w:rsid w:val="007D2457"/>
    <w:rsid w:val="007D25E4"/>
    <w:rsid w:val="007D302F"/>
    <w:rsid w:val="007D336F"/>
    <w:rsid w:val="007D3936"/>
    <w:rsid w:val="007D3B10"/>
    <w:rsid w:val="007D4235"/>
    <w:rsid w:val="007D4512"/>
    <w:rsid w:val="007D4607"/>
    <w:rsid w:val="007D4EF5"/>
    <w:rsid w:val="007D5937"/>
    <w:rsid w:val="007D5EBE"/>
    <w:rsid w:val="007D73C8"/>
    <w:rsid w:val="007D75A7"/>
    <w:rsid w:val="007D7705"/>
    <w:rsid w:val="007D779E"/>
    <w:rsid w:val="007D7972"/>
    <w:rsid w:val="007D79B1"/>
    <w:rsid w:val="007D7DDB"/>
    <w:rsid w:val="007D7E86"/>
    <w:rsid w:val="007E013D"/>
    <w:rsid w:val="007E0D6E"/>
    <w:rsid w:val="007E123F"/>
    <w:rsid w:val="007E13E0"/>
    <w:rsid w:val="007E1C95"/>
    <w:rsid w:val="007E1E1F"/>
    <w:rsid w:val="007E23B0"/>
    <w:rsid w:val="007E26FD"/>
    <w:rsid w:val="007E47C2"/>
    <w:rsid w:val="007E4CE8"/>
    <w:rsid w:val="007E5A43"/>
    <w:rsid w:val="007E65CB"/>
    <w:rsid w:val="007E6D61"/>
    <w:rsid w:val="007E7BE2"/>
    <w:rsid w:val="007E7D58"/>
    <w:rsid w:val="007E7F7C"/>
    <w:rsid w:val="007E7FE5"/>
    <w:rsid w:val="007F04F8"/>
    <w:rsid w:val="007F0908"/>
    <w:rsid w:val="007F1755"/>
    <w:rsid w:val="007F1A03"/>
    <w:rsid w:val="007F2192"/>
    <w:rsid w:val="007F21A3"/>
    <w:rsid w:val="007F25AB"/>
    <w:rsid w:val="007F2A15"/>
    <w:rsid w:val="007F3E4F"/>
    <w:rsid w:val="007F40A0"/>
    <w:rsid w:val="007F43F2"/>
    <w:rsid w:val="007F4B95"/>
    <w:rsid w:val="007F5BF5"/>
    <w:rsid w:val="007F5E70"/>
    <w:rsid w:val="007F6098"/>
    <w:rsid w:val="007F6193"/>
    <w:rsid w:val="007F7F81"/>
    <w:rsid w:val="0080036A"/>
    <w:rsid w:val="00800AD5"/>
    <w:rsid w:val="00800B4E"/>
    <w:rsid w:val="00800E61"/>
    <w:rsid w:val="008011B2"/>
    <w:rsid w:val="008011EA"/>
    <w:rsid w:val="00801562"/>
    <w:rsid w:val="008029ED"/>
    <w:rsid w:val="00802A12"/>
    <w:rsid w:val="00804FAE"/>
    <w:rsid w:val="00805BEE"/>
    <w:rsid w:val="00805F40"/>
    <w:rsid w:val="00806447"/>
    <w:rsid w:val="00806B23"/>
    <w:rsid w:val="00807853"/>
    <w:rsid w:val="008106A5"/>
    <w:rsid w:val="008106C4"/>
    <w:rsid w:val="008109A4"/>
    <w:rsid w:val="00810B46"/>
    <w:rsid w:val="00811495"/>
    <w:rsid w:val="008128AA"/>
    <w:rsid w:val="008128F5"/>
    <w:rsid w:val="0081349C"/>
    <w:rsid w:val="008134C6"/>
    <w:rsid w:val="00813BDA"/>
    <w:rsid w:val="00813C11"/>
    <w:rsid w:val="00813D1E"/>
    <w:rsid w:val="00814415"/>
    <w:rsid w:val="00814460"/>
    <w:rsid w:val="008144F2"/>
    <w:rsid w:val="008155C0"/>
    <w:rsid w:val="00815BF2"/>
    <w:rsid w:val="008161B9"/>
    <w:rsid w:val="008166CF"/>
    <w:rsid w:val="00817533"/>
    <w:rsid w:val="00817D3D"/>
    <w:rsid w:val="00820399"/>
    <w:rsid w:val="00820B7F"/>
    <w:rsid w:val="008215CD"/>
    <w:rsid w:val="00821621"/>
    <w:rsid w:val="008219F9"/>
    <w:rsid w:val="00821BD3"/>
    <w:rsid w:val="00822AB3"/>
    <w:rsid w:val="008232A5"/>
    <w:rsid w:val="00823CB2"/>
    <w:rsid w:val="00824AE4"/>
    <w:rsid w:val="00824D15"/>
    <w:rsid w:val="0082536B"/>
    <w:rsid w:val="00825734"/>
    <w:rsid w:val="00825FBC"/>
    <w:rsid w:val="008262DD"/>
    <w:rsid w:val="00826C5B"/>
    <w:rsid w:val="00827471"/>
    <w:rsid w:val="0082757F"/>
    <w:rsid w:val="00827F3F"/>
    <w:rsid w:val="00830278"/>
    <w:rsid w:val="008303C3"/>
    <w:rsid w:val="008308BF"/>
    <w:rsid w:val="00830DF8"/>
    <w:rsid w:val="00830ED1"/>
    <w:rsid w:val="00831461"/>
    <w:rsid w:val="00831547"/>
    <w:rsid w:val="00831624"/>
    <w:rsid w:val="00831BA1"/>
    <w:rsid w:val="008322C5"/>
    <w:rsid w:val="00834526"/>
    <w:rsid w:val="00834EAB"/>
    <w:rsid w:val="00835206"/>
    <w:rsid w:val="00835698"/>
    <w:rsid w:val="0083746C"/>
    <w:rsid w:val="0083749C"/>
    <w:rsid w:val="00837C68"/>
    <w:rsid w:val="008404FB"/>
    <w:rsid w:val="00840CA5"/>
    <w:rsid w:val="00840DDD"/>
    <w:rsid w:val="00841BBB"/>
    <w:rsid w:val="00842206"/>
    <w:rsid w:val="00842CB3"/>
    <w:rsid w:val="00842DE7"/>
    <w:rsid w:val="00842FCD"/>
    <w:rsid w:val="00843751"/>
    <w:rsid w:val="00843F5F"/>
    <w:rsid w:val="008441B0"/>
    <w:rsid w:val="00844622"/>
    <w:rsid w:val="00844EC2"/>
    <w:rsid w:val="00845127"/>
    <w:rsid w:val="008463A3"/>
    <w:rsid w:val="00846411"/>
    <w:rsid w:val="008467BB"/>
    <w:rsid w:val="00846F70"/>
    <w:rsid w:val="00847A5D"/>
    <w:rsid w:val="00847B23"/>
    <w:rsid w:val="00850091"/>
    <w:rsid w:val="00850D7F"/>
    <w:rsid w:val="00851756"/>
    <w:rsid w:val="008519A6"/>
    <w:rsid w:val="008519BE"/>
    <w:rsid w:val="00851F0F"/>
    <w:rsid w:val="00852105"/>
    <w:rsid w:val="00853505"/>
    <w:rsid w:val="00853A25"/>
    <w:rsid w:val="00854714"/>
    <w:rsid w:val="00854D4B"/>
    <w:rsid w:val="00854EAF"/>
    <w:rsid w:val="00855737"/>
    <w:rsid w:val="008559AD"/>
    <w:rsid w:val="00856403"/>
    <w:rsid w:val="008565B0"/>
    <w:rsid w:val="00861095"/>
    <w:rsid w:val="008610D1"/>
    <w:rsid w:val="00861AE0"/>
    <w:rsid w:val="008620E5"/>
    <w:rsid w:val="008629BF"/>
    <w:rsid w:val="008635C9"/>
    <w:rsid w:val="008638D1"/>
    <w:rsid w:val="00864532"/>
    <w:rsid w:val="0086459F"/>
    <w:rsid w:val="00864647"/>
    <w:rsid w:val="00864A46"/>
    <w:rsid w:val="00865B0C"/>
    <w:rsid w:val="00866DDD"/>
    <w:rsid w:val="0086753B"/>
    <w:rsid w:val="008700FD"/>
    <w:rsid w:val="008701DB"/>
    <w:rsid w:val="008704F1"/>
    <w:rsid w:val="00870736"/>
    <w:rsid w:val="00870BDB"/>
    <w:rsid w:val="00871216"/>
    <w:rsid w:val="00871226"/>
    <w:rsid w:val="008718A6"/>
    <w:rsid w:val="00871C49"/>
    <w:rsid w:val="00872DAF"/>
    <w:rsid w:val="00872DF0"/>
    <w:rsid w:val="008735C4"/>
    <w:rsid w:val="008742EE"/>
    <w:rsid w:val="00874D95"/>
    <w:rsid w:val="008752F2"/>
    <w:rsid w:val="00876883"/>
    <w:rsid w:val="00880192"/>
    <w:rsid w:val="00880553"/>
    <w:rsid w:val="008806D0"/>
    <w:rsid w:val="00880B74"/>
    <w:rsid w:val="00881BA6"/>
    <w:rsid w:val="0088221A"/>
    <w:rsid w:val="008829AE"/>
    <w:rsid w:val="00882FE7"/>
    <w:rsid w:val="00883ACA"/>
    <w:rsid w:val="00884AAB"/>
    <w:rsid w:val="0088518D"/>
    <w:rsid w:val="008854C7"/>
    <w:rsid w:val="008855CB"/>
    <w:rsid w:val="00885B39"/>
    <w:rsid w:val="00886127"/>
    <w:rsid w:val="0088665D"/>
    <w:rsid w:val="00887BB9"/>
    <w:rsid w:val="00887CAC"/>
    <w:rsid w:val="00891ED6"/>
    <w:rsid w:val="0089244D"/>
    <w:rsid w:val="0089244E"/>
    <w:rsid w:val="00892821"/>
    <w:rsid w:val="00892A1A"/>
    <w:rsid w:val="00892D12"/>
    <w:rsid w:val="00893EAD"/>
    <w:rsid w:val="008940ED"/>
    <w:rsid w:val="008945B0"/>
    <w:rsid w:val="00894EA3"/>
    <w:rsid w:val="0089539B"/>
    <w:rsid w:val="0089564F"/>
    <w:rsid w:val="00896252"/>
    <w:rsid w:val="008962DE"/>
    <w:rsid w:val="00896670"/>
    <w:rsid w:val="00897462"/>
    <w:rsid w:val="008A0913"/>
    <w:rsid w:val="008A1BB1"/>
    <w:rsid w:val="008A438B"/>
    <w:rsid w:val="008A59B0"/>
    <w:rsid w:val="008A5C2B"/>
    <w:rsid w:val="008A6314"/>
    <w:rsid w:val="008A6CF9"/>
    <w:rsid w:val="008A7650"/>
    <w:rsid w:val="008A7D8B"/>
    <w:rsid w:val="008B080F"/>
    <w:rsid w:val="008B0D8A"/>
    <w:rsid w:val="008B1280"/>
    <w:rsid w:val="008B235A"/>
    <w:rsid w:val="008B33CE"/>
    <w:rsid w:val="008B3EF8"/>
    <w:rsid w:val="008B417A"/>
    <w:rsid w:val="008B5451"/>
    <w:rsid w:val="008B6AEE"/>
    <w:rsid w:val="008B6D02"/>
    <w:rsid w:val="008B71D8"/>
    <w:rsid w:val="008B731D"/>
    <w:rsid w:val="008B788B"/>
    <w:rsid w:val="008C1177"/>
    <w:rsid w:val="008C21D6"/>
    <w:rsid w:val="008C23CB"/>
    <w:rsid w:val="008C3345"/>
    <w:rsid w:val="008C3D01"/>
    <w:rsid w:val="008C43B6"/>
    <w:rsid w:val="008C4D6C"/>
    <w:rsid w:val="008C4E30"/>
    <w:rsid w:val="008C5B9B"/>
    <w:rsid w:val="008C67C1"/>
    <w:rsid w:val="008C6C3B"/>
    <w:rsid w:val="008C6FEC"/>
    <w:rsid w:val="008C75C1"/>
    <w:rsid w:val="008C79CD"/>
    <w:rsid w:val="008C7A9A"/>
    <w:rsid w:val="008D014E"/>
    <w:rsid w:val="008D0FD2"/>
    <w:rsid w:val="008D131D"/>
    <w:rsid w:val="008D1E1F"/>
    <w:rsid w:val="008D2622"/>
    <w:rsid w:val="008D325F"/>
    <w:rsid w:val="008D39AD"/>
    <w:rsid w:val="008D481C"/>
    <w:rsid w:val="008D4CC6"/>
    <w:rsid w:val="008D51CF"/>
    <w:rsid w:val="008D5A93"/>
    <w:rsid w:val="008D5B89"/>
    <w:rsid w:val="008D5CAA"/>
    <w:rsid w:val="008D5F62"/>
    <w:rsid w:val="008D643A"/>
    <w:rsid w:val="008D789F"/>
    <w:rsid w:val="008E202F"/>
    <w:rsid w:val="008E263B"/>
    <w:rsid w:val="008E2795"/>
    <w:rsid w:val="008E2E6C"/>
    <w:rsid w:val="008E331E"/>
    <w:rsid w:val="008E348C"/>
    <w:rsid w:val="008E3492"/>
    <w:rsid w:val="008E3670"/>
    <w:rsid w:val="008E3D01"/>
    <w:rsid w:val="008E3FF3"/>
    <w:rsid w:val="008E41C9"/>
    <w:rsid w:val="008E42C8"/>
    <w:rsid w:val="008E4A04"/>
    <w:rsid w:val="008E4EBA"/>
    <w:rsid w:val="008E65DF"/>
    <w:rsid w:val="008E6897"/>
    <w:rsid w:val="008E6A59"/>
    <w:rsid w:val="008E71F8"/>
    <w:rsid w:val="008E78E3"/>
    <w:rsid w:val="008E797F"/>
    <w:rsid w:val="008E7E42"/>
    <w:rsid w:val="008F0153"/>
    <w:rsid w:val="008F0492"/>
    <w:rsid w:val="008F0630"/>
    <w:rsid w:val="008F0ECD"/>
    <w:rsid w:val="008F1AEB"/>
    <w:rsid w:val="008F218C"/>
    <w:rsid w:val="008F2AB5"/>
    <w:rsid w:val="008F2E54"/>
    <w:rsid w:val="008F2F83"/>
    <w:rsid w:val="008F346F"/>
    <w:rsid w:val="008F376A"/>
    <w:rsid w:val="008F376F"/>
    <w:rsid w:val="008F3A59"/>
    <w:rsid w:val="008F405C"/>
    <w:rsid w:val="008F430E"/>
    <w:rsid w:val="008F4E63"/>
    <w:rsid w:val="008F4E89"/>
    <w:rsid w:val="008F5278"/>
    <w:rsid w:val="008F55E8"/>
    <w:rsid w:val="008F686E"/>
    <w:rsid w:val="008F7454"/>
    <w:rsid w:val="008F7464"/>
    <w:rsid w:val="008F789A"/>
    <w:rsid w:val="008F7980"/>
    <w:rsid w:val="008F7F78"/>
    <w:rsid w:val="0090040C"/>
    <w:rsid w:val="00900797"/>
    <w:rsid w:val="00900D5E"/>
    <w:rsid w:val="00900E47"/>
    <w:rsid w:val="00901A08"/>
    <w:rsid w:val="00901B57"/>
    <w:rsid w:val="00901E44"/>
    <w:rsid w:val="00901FD0"/>
    <w:rsid w:val="009029F2"/>
    <w:rsid w:val="00902D48"/>
    <w:rsid w:val="00903220"/>
    <w:rsid w:val="00904236"/>
    <w:rsid w:val="009046D3"/>
    <w:rsid w:val="00904EEE"/>
    <w:rsid w:val="0090590B"/>
    <w:rsid w:val="009069E2"/>
    <w:rsid w:val="0090765B"/>
    <w:rsid w:val="00907939"/>
    <w:rsid w:val="00907A79"/>
    <w:rsid w:val="0091157C"/>
    <w:rsid w:val="009117FA"/>
    <w:rsid w:val="00911DC9"/>
    <w:rsid w:val="00911FB3"/>
    <w:rsid w:val="009122F8"/>
    <w:rsid w:val="00912723"/>
    <w:rsid w:val="00912880"/>
    <w:rsid w:val="00912C87"/>
    <w:rsid w:val="00913345"/>
    <w:rsid w:val="009133FD"/>
    <w:rsid w:val="0091369C"/>
    <w:rsid w:val="0091460B"/>
    <w:rsid w:val="00915B65"/>
    <w:rsid w:val="00915F05"/>
    <w:rsid w:val="00916817"/>
    <w:rsid w:val="00916D97"/>
    <w:rsid w:val="009170FD"/>
    <w:rsid w:val="00917402"/>
    <w:rsid w:val="00917755"/>
    <w:rsid w:val="009200E2"/>
    <w:rsid w:val="00920444"/>
    <w:rsid w:val="009208DA"/>
    <w:rsid w:val="00920A86"/>
    <w:rsid w:val="00920FC8"/>
    <w:rsid w:val="0092113F"/>
    <w:rsid w:val="009215A3"/>
    <w:rsid w:val="00922621"/>
    <w:rsid w:val="00924309"/>
    <w:rsid w:val="009243E8"/>
    <w:rsid w:val="00924FAD"/>
    <w:rsid w:val="0092514A"/>
    <w:rsid w:val="00925436"/>
    <w:rsid w:val="0092552C"/>
    <w:rsid w:val="009266F6"/>
    <w:rsid w:val="00927544"/>
    <w:rsid w:val="0092773D"/>
    <w:rsid w:val="00927E38"/>
    <w:rsid w:val="00930780"/>
    <w:rsid w:val="00930B99"/>
    <w:rsid w:val="00930B9D"/>
    <w:rsid w:val="0093118F"/>
    <w:rsid w:val="0093121C"/>
    <w:rsid w:val="009316B9"/>
    <w:rsid w:val="00932211"/>
    <w:rsid w:val="009324C1"/>
    <w:rsid w:val="009327E7"/>
    <w:rsid w:val="00933D80"/>
    <w:rsid w:val="00933EF3"/>
    <w:rsid w:val="00933F8E"/>
    <w:rsid w:val="00934103"/>
    <w:rsid w:val="00934A47"/>
    <w:rsid w:val="00934A4E"/>
    <w:rsid w:val="00934C97"/>
    <w:rsid w:val="009366F2"/>
    <w:rsid w:val="00936FA2"/>
    <w:rsid w:val="00937BB7"/>
    <w:rsid w:val="00940B63"/>
    <w:rsid w:val="00940C4E"/>
    <w:rsid w:val="00941D2D"/>
    <w:rsid w:val="00942130"/>
    <w:rsid w:val="009433E3"/>
    <w:rsid w:val="00943619"/>
    <w:rsid w:val="009454AE"/>
    <w:rsid w:val="00945787"/>
    <w:rsid w:val="00946284"/>
    <w:rsid w:val="0094723D"/>
    <w:rsid w:val="00947629"/>
    <w:rsid w:val="00950DC9"/>
    <w:rsid w:val="009514B4"/>
    <w:rsid w:val="009516B6"/>
    <w:rsid w:val="00951BE3"/>
    <w:rsid w:val="00951E53"/>
    <w:rsid w:val="0095205D"/>
    <w:rsid w:val="00952FE9"/>
    <w:rsid w:val="00954E38"/>
    <w:rsid w:val="0095559F"/>
    <w:rsid w:val="00955E23"/>
    <w:rsid w:val="0095646D"/>
    <w:rsid w:val="00956746"/>
    <w:rsid w:val="00956AAA"/>
    <w:rsid w:val="009570C0"/>
    <w:rsid w:val="00957ED1"/>
    <w:rsid w:val="00961703"/>
    <w:rsid w:val="00961B7E"/>
    <w:rsid w:val="00961FDB"/>
    <w:rsid w:val="00962C16"/>
    <w:rsid w:val="00962DB5"/>
    <w:rsid w:val="00962FB5"/>
    <w:rsid w:val="00963BDE"/>
    <w:rsid w:val="00963DC6"/>
    <w:rsid w:val="00964055"/>
    <w:rsid w:val="00964439"/>
    <w:rsid w:val="00964552"/>
    <w:rsid w:val="00965430"/>
    <w:rsid w:val="00965B3C"/>
    <w:rsid w:val="00965F2F"/>
    <w:rsid w:val="00966724"/>
    <w:rsid w:val="009668B4"/>
    <w:rsid w:val="009669BA"/>
    <w:rsid w:val="00966A19"/>
    <w:rsid w:val="009671C4"/>
    <w:rsid w:val="00970425"/>
    <w:rsid w:val="00970BB1"/>
    <w:rsid w:val="0097100E"/>
    <w:rsid w:val="009710AD"/>
    <w:rsid w:val="00971122"/>
    <w:rsid w:val="009719E4"/>
    <w:rsid w:val="009729B4"/>
    <w:rsid w:val="00973181"/>
    <w:rsid w:val="009734E2"/>
    <w:rsid w:val="00973694"/>
    <w:rsid w:val="009738AF"/>
    <w:rsid w:val="009740C4"/>
    <w:rsid w:val="0097472E"/>
    <w:rsid w:val="00974ECD"/>
    <w:rsid w:val="009750BC"/>
    <w:rsid w:val="0097566C"/>
    <w:rsid w:val="00975938"/>
    <w:rsid w:val="00975B2E"/>
    <w:rsid w:val="00975C45"/>
    <w:rsid w:val="00980379"/>
    <w:rsid w:val="0098058F"/>
    <w:rsid w:val="0098069A"/>
    <w:rsid w:val="00980FCF"/>
    <w:rsid w:val="009815A0"/>
    <w:rsid w:val="00981759"/>
    <w:rsid w:val="00981E99"/>
    <w:rsid w:val="009827FA"/>
    <w:rsid w:val="00982879"/>
    <w:rsid w:val="00982941"/>
    <w:rsid w:val="009831D0"/>
    <w:rsid w:val="00984356"/>
    <w:rsid w:val="00984446"/>
    <w:rsid w:val="009844DB"/>
    <w:rsid w:val="00984F82"/>
    <w:rsid w:val="009855E2"/>
    <w:rsid w:val="00985B44"/>
    <w:rsid w:val="00986046"/>
    <w:rsid w:val="00986540"/>
    <w:rsid w:val="009868E1"/>
    <w:rsid w:val="00986A00"/>
    <w:rsid w:val="00986F4A"/>
    <w:rsid w:val="0098755A"/>
    <w:rsid w:val="009875B0"/>
    <w:rsid w:val="00987DDC"/>
    <w:rsid w:val="009909E2"/>
    <w:rsid w:val="0099186F"/>
    <w:rsid w:val="009918EB"/>
    <w:rsid w:val="00991F54"/>
    <w:rsid w:val="009923A3"/>
    <w:rsid w:val="009929A6"/>
    <w:rsid w:val="00992A59"/>
    <w:rsid w:val="00993293"/>
    <w:rsid w:val="00993502"/>
    <w:rsid w:val="00994687"/>
    <w:rsid w:val="00994FFF"/>
    <w:rsid w:val="00995522"/>
    <w:rsid w:val="00995DC1"/>
    <w:rsid w:val="00996347"/>
    <w:rsid w:val="00996379"/>
    <w:rsid w:val="009A0222"/>
    <w:rsid w:val="009A03E4"/>
    <w:rsid w:val="009A047B"/>
    <w:rsid w:val="009A0A7E"/>
    <w:rsid w:val="009A0AE9"/>
    <w:rsid w:val="009A0CF1"/>
    <w:rsid w:val="009A0E9B"/>
    <w:rsid w:val="009A11C3"/>
    <w:rsid w:val="009A2005"/>
    <w:rsid w:val="009A207E"/>
    <w:rsid w:val="009A22B6"/>
    <w:rsid w:val="009A2F39"/>
    <w:rsid w:val="009A3BFE"/>
    <w:rsid w:val="009A3EFC"/>
    <w:rsid w:val="009A4142"/>
    <w:rsid w:val="009A4A9F"/>
    <w:rsid w:val="009A4CBE"/>
    <w:rsid w:val="009A4FC2"/>
    <w:rsid w:val="009A53E4"/>
    <w:rsid w:val="009A5833"/>
    <w:rsid w:val="009A5A03"/>
    <w:rsid w:val="009A7027"/>
    <w:rsid w:val="009A722D"/>
    <w:rsid w:val="009A7584"/>
    <w:rsid w:val="009A7765"/>
    <w:rsid w:val="009A7B5C"/>
    <w:rsid w:val="009A7FBD"/>
    <w:rsid w:val="009B122E"/>
    <w:rsid w:val="009B2D90"/>
    <w:rsid w:val="009B345B"/>
    <w:rsid w:val="009B40C5"/>
    <w:rsid w:val="009B5B5F"/>
    <w:rsid w:val="009B7274"/>
    <w:rsid w:val="009B73E7"/>
    <w:rsid w:val="009C0E7A"/>
    <w:rsid w:val="009C0F4B"/>
    <w:rsid w:val="009C1614"/>
    <w:rsid w:val="009C170D"/>
    <w:rsid w:val="009C1E23"/>
    <w:rsid w:val="009C3129"/>
    <w:rsid w:val="009C327D"/>
    <w:rsid w:val="009C373E"/>
    <w:rsid w:val="009C3C72"/>
    <w:rsid w:val="009C4A53"/>
    <w:rsid w:val="009C4B33"/>
    <w:rsid w:val="009C4B49"/>
    <w:rsid w:val="009C63D7"/>
    <w:rsid w:val="009C692A"/>
    <w:rsid w:val="009C7356"/>
    <w:rsid w:val="009D03DE"/>
    <w:rsid w:val="009D0725"/>
    <w:rsid w:val="009D09D0"/>
    <w:rsid w:val="009D0B77"/>
    <w:rsid w:val="009D1A04"/>
    <w:rsid w:val="009D27D9"/>
    <w:rsid w:val="009D2AD4"/>
    <w:rsid w:val="009D3549"/>
    <w:rsid w:val="009D3579"/>
    <w:rsid w:val="009D37CF"/>
    <w:rsid w:val="009D40A8"/>
    <w:rsid w:val="009D4494"/>
    <w:rsid w:val="009D5CCF"/>
    <w:rsid w:val="009D5CD4"/>
    <w:rsid w:val="009D6279"/>
    <w:rsid w:val="009D70CF"/>
    <w:rsid w:val="009D7BB9"/>
    <w:rsid w:val="009D7C40"/>
    <w:rsid w:val="009E12C0"/>
    <w:rsid w:val="009E1480"/>
    <w:rsid w:val="009E2418"/>
    <w:rsid w:val="009E2BDD"/>
    <w:rsid w:val="009E3B72"/>
    <w:rsid w:val="009E438D"/>
    <w:rsid w:val="009E4786"/>
    <w:rsid w:val="009E4C08"/>
    <w:rsid w:val="009E5243"/>
    <w:rsid w:val="009E5814"/>
    <w:rsid w:val="009E6118"/>
    <w:rsid w:val="009E6FA4"/>
    <w:rsid w:val="009E7507"/>
    <w:rsid w:val="009E7744"/>
    <w:rsid w:val="009E77F2"/>
    <w:rsid w:val="009E7FB9"/>
    <w:rsid w:val="009F0BF2"/>
    <w:rsid w:val="009F0C99"/>
    <w:rsid w:val="009F16B3"/>
    <w:rsid w:val="009F1718"/>
    <w:rsid w:val="009F1971"/>
    <w:rsid w:val="009F1979"/>
    <w:rsid w:val="009F24A4"/>
    <w:rsid w:val="009F266B"/>
    <w:rsid w:val="009F3A33"/>
    <w:rsid w:val="009F3AED"/>
    <w:rsid w:val="009F404A"/>
    <w:rsid w:val="009F4883"/>
    <w:rsid w:val="009F4D7E"/>
    <w:rsid w:val="009F545D"/>
    <w:rsid w:val="009F627B"/>
    <w:rsid w:val="009F6353"/>
    <w:rsid w:val="009F6E7B"/>
    <w:rsid w:val="009F7983"/>
    <w:rsid w:val="00A00705"/>
    <w:rsid w:val="00A00C5B"/>
    <w:rsid w:val="00A00DFB"/>
    <w:rsid w:val="00A01BDA"/>
    <w:rsid w:val="00A032E7"/>
    <w:rsid w:val="00A038AC"/>
    <w:rsid w:val="00A03AB3"/>
    <w:rsid w:val="00A03BC3"/>
    <w:rsid w:val="00A047EF"/>
    <w:rsid w:val="00A04A80"/>
    <w:rsid w:val="00A04EBE"/>
    <w:rsid w:val="00A0606D"/>
    <w:rsid w:val="00A067FE"/>
    <w:rsid w:val="00A073E7"/>
    <w:rsid w:val="00A07A58"/>
    <w:rsid w:val="00A10008"/>
    <w:rsid w:val="00A10031"/>
    <w:rsid w:val="00A10341"/>
    <w:rsid w:val="00A10A0A"/>
    <w:rsid w:val="00A10A13"/>
    <w:rsid w:val="00A10FB2"/>
    <w:rsid w:val="00A116F7"/>
    <w:rsid w:val="00A11F4D"/>
    <w:rsid w:val="00A11F7A"/>
    <w:rsid w:val="00A128D4"/>
    <w:rsid w:val="00A13C49"/>
    <w:rsid w:val="00A1401D"/>
    <w:rsid w:val="00A14218"/>
    <w:rsid w:val="00A14A43"/>
    <w:rsid w:val="00A1519D"/>
    <w:rsid w:val="00A152C1"/>
    <w:rsid w:val="00A154F1"/>
    <w:rsid w:val="00A15D66"/>
    <w:rsid w:val="00A15DE8"/>
    <w:rsid w:val="00A16931"/>
    <w:rsid w:val="00A16C11"/>
    <w:rsid w:val="00A17391"/>
    <w:rsid w:val="00A17B77"/>
    <w:rsid w:val="00A20299"/>
    <w:rsid w:val="00A202F9"/>
    <w:rsid w:val="00A20790"/>
    <w:rsid w:val="00A22585"/>
    <w:rsid w:val="00A226BF"/>
    <w:rsid w:val="00A240F9"/>
    <w:rsid w:val="00A24523"/>
    <w:rsid w:val="00A24CE1"/>
    <w:rsid w:val="00A25369"/>
    <w:rsid w:val="00A2584F"/>
    <w:rsid w:val="00A2600B"/>
    <w:rsid w:val="00A26117"/>
    <w:rsid w:val="00A270E7"/>
    <w:rsid w:val="00A2716E"/>
    <w:rsid w:val="00A272B8"/>
    <w:rsid w:val="00A27EB4"/>
    <w:rsid w:val="00A303DA"/>
    <w:rsid w:val="00A3050C"/>
    <w:rsid w:val="00A3058A"/>
    <w:rsid w:val="00A30716"/>
    <w:rsid w:val="00A315F1"/>
    <w:rsid w:val="00A3166D"/>
    <w:rsid w:val="00A3244D"/>
    <w:rsid w:val="00A33961"/>
    <w:rsid w:val="00A33992"/>
    <w:rsid w:val="00A33BC6"/>
    <w:rsid w:val="00A3418D"/>
    <w:rsid w:val="00A34445"/>
    <w:rsid w:val="00A346E3"/>
    <w:rsid w:val="00A3518A"/>
    <w:rsid w:val="00A354B2"/>
    <w:rsid w:val="00A35586"/>
    <w:rsid w:val="00A357F1"/>
    <w:rsid w:val="00A35C30"/>
    <w:rsid w:val="00A3624F"/>
    <w:rsid w:val="00A36C5B"/>
    <w:rsid w:val="00A36CA6"/>
    <w:rsid w:val="00A36D61"/>
    <w:rsid w:val="00A370BA"/>
    <w:rsid w:val="00A3711A"/>
    <w:rsid w:val="00A3754D"/>
    <w:rsid w:val="00A37C0B"/>
    <w:rsid w:val="00A40159"/>
    <w:rsid w:val="00A4056B"/>
    <w:rsid w:val="00A42976"/>
    <w:rsid w:val="00A4445A"/>
    <w:rsid w:val="00A44512"/>
    <w:rsid w:val="00A44787"/>
    <w:rsid w:val="00A448D9"/>
    <w:rsid w:val="00A44987"/>
    <w:rsid w:val="00A44D8C"/>
    <w:rsid w:val="00A44F23"/>
    <w:rsid w:val="00A46515"/>
    <w:rsid w:val="00A4659C"/>
    <w:rsid w:val="00A47332"/>
    <w:rsid w:val="00A47B1C"/>
    <w:rsid w:val="00A50337"/>
    <w:rsid w:val="00A50461"/>
    <w:rsid w:val="00A51A0C"/>
    <w:rsid w:val="00A51C9F"/>
    <w:rsid w:val="00A51F7B"/>
    <w:rsid w:val="00A52F3A"/>
    <w:rsid w:val="00A53169"/>
    <w:rsid w:val="00A5324B"/>
    <w:rsid w:val="00A5382B"/>
    <w:rsid w:val="00A53983"/>
    <w:rsid w:val="00A53C8C"/>
    <w:rsid w:val="00A542FF"/>
    <w:rsid w:val="00A5461D"/>
    <w:rsid w:val="00A54C2E"/>
    <w:rsid w:val="00A54DCD"/>
    <w:rsid w:val="00A55ECF"/>
    <w:rsid w:val="00A56A55"/>
    <w:rsid w:val="00A578D3"/>
    <w:rsid w:val="00A60995"/>
    <w:rsid w:val="00A60A54"/>
    <w:rsid w:val="00A61077"/>
    <w:rsid w:val="00A6218C"/>
    <w:rsid w:val="00A633C4"/>
    <w:rsid w:val="00A63429"/>
    <w:rsid w:val="00A63903"/>
    <w:rsid w:val="00A63C2C"/>
    <w:rsid w:val="00A643B1"/>
    <w:rsid w:val="00A646F8"/>
    <w:rsid w:val="00A6595E"/>
    <w:rsid w:val="00A65C9B"/>
    <w:rsid w:val="00A6627E"/>
    <w:rsid w:val="00A666E7"/>
    <w:rsid w:val="00A66812"/>
    <w:rsid w:val="00A6795D"/>
    <w:rsid w:val="00A708DF"/>
    <w:rsid w:val="00A709B1"/>
    <w:rsid w:val="00A7185F"/>
    <w:rsid w:val="00A71B83"/>
    <w:rsid w:val="00A72012"/>
    <w:rsid w:val="00A7265D"/>
    <w:rsid w:val="00A73CCC"/>
    <w:rsid w:val="00A73FF5"/>
    <w:rsid w:val="00A74176"/>
    <w:rsid w:val="00A74692"/>
    <w:rsid w:val="00A75B14"/>
    <w:rsid w:val="00A75CC9"/>
    <w:rsid w:val="00A76797"/>
    <w:rsid w:val="00A76FB2"/>
    <w:rsid w:val="00A77185"/>
    <w:rsid w:val="00A7770F"/>
    <w:rsid w:val="00A778B7"/>
    <w:rsid w:val="00A77AA1"/>
    <w:rsid w:val="00A77B8F"/>
    <w:rsid w:val="00A77C8C"/>
    <w:rsid w:val="00A80896"/>
    <w:rsid w:val="00A8093B"/>
    <w:rsid w:val="00A812F4"/>
    <w:rsid w:val="00A81A2F"/>
    <w:rsid w:val="00A81BF5"/>
    <w:rsid w:val="00A81E4F"/>
    <w:rsid w:val="00A830B4"/>
    <w:rsid w:val="00A8320C"/>
    <w:rsid w:val="00A83C30"/>
    <w:rsid w:val="00A843F6"/>
    <w:rsid w:val="00A8463C"/>
    <w:rsid w:val="00A84F45"/>
    <w:rsid w:val="00A8530C"/>
    <w:rsid w:val="00A85603"/>
    <w:rsid w:val="00A85F7D"/>
    <w:rsid w:val="00A867ED"/>
    <w:rsid w:val="00A86A44"/>
    <w:rsid w:val="00A90999"/>
    <w:rsid w:val="00A9160F"/>
    <w:rsid w:val="00A92339"/>
    <w:rsid w:val="00A934DD"/>
    <w:rsid w:val="00A93EE0"/>
    <w:rsid w:val="00A9491D"/>
    <w:rsid w:val="00A956C6"/>
    <w:rsid w:val="00A957FC"/>
    <w:rsid w:val="00A96015"/>
    <w:rsid w:val="00A96718"/>
    <w:rsid w:val="00A97E1E"/>
    <w:rsid w:val="00AA0929"/>
    <w:rsid w:val="00AA1318"/>
    <w:rsid w:val="00AA16BF"/>
    <w:rsid w:val="00AA17C4"/>
    <w:rsid w:val="00AA182D"/>
    <w:rsid w:val="00AA1EC8"/>
    <w:rsid w:val="00AA2871"/>
    <w:rsid w:val="00AA3221"/>
    <w:rsid w:val="00AA3434"/>
    <w:rsid w:val="00AA3770"/>
    <w:rsid w:val="00AA427C"/>
    <w:rsid w:val="00AA59DF"/>
    <w:rsid w:val="00AA6375"/>
    <w:rsid w:val="00AA6E9F"/>
    <w:rsid w:val="00AA7066"/>
    <w:rsid w:val="00AA7776"/>
    <w:rsid w:val="00AA7A8F"/>
    <w:rsid w:val="00AA7D7D"/>
    <w:rsid w:val="00AB048C"/>
    <w:rsid w:val="00AB097C"/>
    <w:rsid w:val="00AB0E60"/>
    <w:rsid w:val="00AB138D"/>
    <w:rsid w:val="00AB1A3F"/>
    <w:rsid w:val="00AB1E52"/>
    <w:rsid w:val="00AB228F"/>
    <w:rsid w:val="00AB3F67"/>
    <w:rsid w:val="00AB417B"/>
    <w:rsid w:val="00AB4C4E"/>
    <w:rsid w:val="00AB4ED0"/>
    <w:rsid w:val="00AB56BA"/>
    <w:rsid w:val="00AB5B29"/>
    <w:rsid w:val="00AB6E53"/>
    <w:rsid w:val="00AB6FA2"/>
    <w:rsid w:val="00AB7B67"/>
    <w:rsid w:val="00AB7BD8"/>
    <w:rsid w:val="00AC0838"/>
    <w:rsid w:val="00AC096A"/>
    <w:rsid w:val="00AC1C0A"/>
    <w:rsid w:val="00AC1C68"/>
    <w:rsid w:val="00AC1F3D"/>
    <w:rsid w:val="00AC26C9"/>
    <w:rsid w:val="00AC2A38"/>
    <w:rsid w:val="00AC3C1B"/>
    <w:rsid w:val="00AC40A8"/>
    <w:rsid w:val="00AC45A9"/>
    <w:rsid w:val="00AC62FA"/>
    <w:rsid w:val="00AC6440"/>
    <w:rsid w:val="00AC6493"/>
    <w:rsid w:val="00AC7012"/>
    <w:rsid w:val="00AC722F"/>
    <w:rsid w:val="00AC76F4"/>
    <w:rsid w:val="00AC7C57"/>
    <w:rsid w:val="00AD19DE"/>
    <w:rsid w:val="00AD2233"/>
    <w:rsid w:val="00AD25FF"/>
    <w:rsid w:val="00AD29E5"/>
    <w:rsid w:val="00AD31B5"/>
    <w:rsid w:val="00AD3482"/>
    <w:rsid w:val="00AD3912"/>
    <w:rsid w:val="00AD3C9A"/>
    <w:rsid w:val="00AD4BFC"/>
    <w:rsid w:val="00AD51ED"/>
    <w:rsid w:val="00AD669F"/>
    <w:rsid w:val="00AD6E33"/>
    <w:rsid w:val="00AE1AE5"/>
    <w:rsid w:val="00AE33EA"/>
    <w:rsid w:val="00AE4E8D"/>
    <w:rsid w:val="00AE59CD"/>
    <w:rsid w:val="00AE7BC8"/>
    <w:rsid w:val="00AF0951"/>
    <w:rsid w:val="00AF15C0"/>
    <w:rsid w:val="00AF168C"/>
    <w:rsid w:val="00AF21E7"/>
    <w:rsid w:val="00AF2CA5"/>
    <w:rsid w:val="00AF3FF4"/>
    <w:rsid w:val="00AF4903"/>
    <w:rsid w:val="00AF5143"/>
    <w:rsid w:val="00AF5FC0"/>
    <w:rsid w:val="00AF639C"/>
    <w:rsid w:val="00AF6BC1"/>
    <w:rsid w:val="00AF788D"/>
    <w:rsid w:val="00AF7D4F"/>
    <w:rsid w:val="00B000C1"/>
    <w:rsid w:val="00B006D9"/>
    <w:rsid w:val="00B01937"/>
    <w:rsid w:val="00B0297E"/>
    <w:rsid w:val="00B02D96"/>
    <w:rsid w:val="00B03E4D"/>
    <w:rsid w:val="00B045AB"/>
    <w:rsid w:val="00B045C4"/>
    <w:rsid w:val="00B046F1"/>
    <w:rsid w:val="00B0486D"/>
    <w:rsid w:val="00B04B2A"/>
    <w:rsid w:val="00B052FB"/>
    <w:rsid w:val="00B056F6"/>
    <w:rsid w:val="00B058F2"/>
    <w:rsid w:val="00B061C8"/>
    <w:rsid w:val="00B068CD"/>
    <w:rsid w:val="00B06909"/>
    <w:rsid w:val="00B071F5"/>
    <w:rsid w:val="00B073C6"/>
    <w:rsid w:val="00B07659"/>
    <w:rsid w:val="00B07D06"/>
    <w:rsid w:val="00B10F05"/>
    <w:rsid w:val="00B11AD8"/>
    <w:rsid w:val="00B12540"/>
    <w:rsid w:val="00B126A5"/>
    <w:rsid w:val="00B12A0A"/>
    <w:rsid w:val="00B12AFB"/>
    <w:rsid w:val="00B1331A"/>
    <w:rsid w:val="00B13B6A"/>
    <w:rsid w:val="00B14B39"/>
    <w:rsid w:val="00B15F08"/>
    <w:rsid w:val="00B165AC"/>
    <w:rsid w:val="00B16E6D"/>
    <w:rsid w:val="00B17D41"/>
    <w:rsid w:val="00B17D6F"/>
    <w:rsid w:val="00B20E3A"/>
    <w:rsid w:val="00B21256"/>
    <w:rsid w:val="00B214F3"/>
    <w:rsid w:val="00B22678"/>
    <w:rsid w:val="00B226AB"/>
    <w:rsid w:val="00B23013"/>
    <w:rsid w:val="00B233B0"/>
    <w:rsid w:val="00B239DD"/>
    <w:rsid w:val="00B23ADF"/>
    <w:rsid w:val="00B248DB"/>
    <w:rsid w:val="00B249AA"/>
    <w:rsid w:val="00B252D6"/>
    <w:rsid w:val="00B259FF"/>
    <w:rsid w:val="00B25E1B"/>
    <w:rsid w:val="00B26264"/>
    <w:rsid w:val="00B268C5"/>
    <w:rsid w:val="00B2719C"/>
    <w:rsid w:val="00B27728"/>
    <w:rsid w:val="00B27E9B"/>
    <w:rsid w:val="00B30381"/>
    <w:rsid w:val="00B31044"/>
    <w:rsid w:val="00B31BE7"/>
    <w:rsid w:val="00B31D2A"/>
    <w:rsid w:val="00B32002"/>
    <w:rsid w:val="00B32565"/>
    <w:rsid w:val="00B332B0"/>
    <w:rsid w:val="00B332E1"/>
    <w:rsid w:val="00B33F95"/>
    <w:rsid w:val="00B34700"/>
    <w:rsid w:val="00B3549C"/>
    <w:rsid w:val="00B3575C"/>
    <w:rsid w:val="00B3591C"/>
    <w:rsid w:val="00B3640D"/>
    <w:rsid w:val="00B36CA0"/>
    <w:rsid w:val="00B36D08"/>
    <w:rsid w:val="00B36D81"/>
    <w:rsid w:val="00B3712B"/>
    <w:rsid w:val="00B37611"/>
    <w:rsid w:val="00B40451"/>
    <w:rsid w:val="00B406EC"/>
    <w:rsid w:val="00B40A14"/>
    <w:rsid w:val="00B40D21"/>
    <w:rsid w:val="00B41DD1"/>
    <w:rsid w:val="00B41F02"/>
    <w:rsid w:val="00B426EE"/>
    <w:rsid w:val="00B42E0F"/>
    <w:rsid w:val="00B435B0"/>
    <w:rsid w:val="00B43E0A"/>
    <w:rsid w:val="00B44045"/>
    <w:rsid w:val="00B444EA"/>
    <w:rsid w:val="00B44AFB"/>
    <w:rsid w:val="00B44C6C"/>
    <w:rsid w:val="00B44C79"/>
    <w:rsid w:val="00B44EC8"/>
    <w:rsid w:val="00B45001"/>
    <w:rsid w:val="00B455C1"/>
    <w:rsid w:val="00B46667"/>
    <w:rsid w:val="00B469AB"/>
    <w:rsid w:val="00B46EAD"/>
    <w:rsid w:val="00B46F3C"/>
    <w:rsid w:val="00B472CA"/>
    <w:rsid w:val="00B47FC8"/>
    <w:rsid w:val="00B5043A"/>
    <w:rsid w:val="00B50C49"/>
    <w:rsid w:val="00B51323"/>
    <w:rsid w:val="00B51327"/>
    <w:rsid w:val="00B51E41"/>
    <w:rsid w:val="00B52DBC"/>
    <w:rsid w:val="00B52E8C"/>
    <w:rsid w:val="00B52EA9"/>
    <w:rsid w:val="00B534DF"/>
    <w:rsid w:val="00B534F8"/>
    <w:rsid w:val="00B5381C"/>
    <w:rsid w:val="00B53CC3"/>
    <w:rsid w:val="00B54B3A"/>
    <w:rsid w:val="00B54BEC"/>
    <w:rsid w:val="00B55377"/>
    <w:rsid w:val="00B5642E"/>
    <w:rsid w:val="00B56CBF"/>
    <w:rsid w:val="00B57403"/>
    <w:rsid w:val="00B575A6"/>
    <w:rsid w:val="00B577A0"/>
    <w:rsid w:val="00B579E3"/>
    <w:rsid w:val="00B600BE"/>
    <w:rsid w:val="00B60366"/>
    <w:rsid w:val="00B604CF"/>
    <w:rsid w:val="00B61F93"/>
    <w:rsid w:val="00B62F23"/>
    <w:rsid w:val="00B637AB"/>
    <w:rsid w:val="00B63DD2"/>
    <w:rsid w:val="00B640B1"/>
    <w:rsid w:val="00B642A2"/>
    <w:rsid w:val="00B644E6"/>
    <w:rsid w:val="00B65115"/>
    <w:rsid w:val="00B65791"/>
    <w:rsid w:val="00B65C4C"/>
    <w:rsid w:val="00B65C76"/>
    <w:rsid w:val="00B66BF4"/>
    <w:rsid w:val="00B66C64"/>
    <w:rsid w:val="00B66FCB"/>
    <w:rsid w:val="00B67165"/>
    <w:rsid w:val="00B6738D"/>
    <w:rsid w:val="00B676E6"/>
    <w:rsid w:val="00B67A9A"/>
    <w:rsid w:val="00B67B4A"/>
    <w:rsid w:val="00B67BA2"/>
    <w:rsid w:val="00B67CA2"/>
    <w:rsid w:val="00B702F2"/>
    <w:rsid w:val="00B713EC"/>
    <w:rsid w:val="00B7218B"/>
    <w:rsid w:val="00B72DF0"/>
    <w:rsid w:val="00B72E00"/>
    <w:rsid w:val="00B7302A"/>
    <w:rsid w:val="00B733DB"/>
    <w:rsid w:val="00B73BCA"/>
    <w:rsid w:val="00B73EA6"/>
    <w:rsid w:val="00B744DB"/>
    <w:rsid w:val="00B74DB6"/>
    <w:rsid w:val="00B74F23"/>
    <w:rsid w:val="00B7519E"/>
    <w:rsid w:val="00B76301"/>
    <w:rsid w:val="00B76BEE"/>
    <w:rsid w:val="00B76FE9"/>
    <w:rsid w:val="00B775D3"/>
    <w:rsid w:val="00B8040D"/>
    <w:rsid w:val="00B80596"/>
    <w:rsid w:val="00B80798"/>
    <w:rsid w:val="00B80A06"/>
    <w:rsid w:val="00B818CE"/>
    <w:rsid w:val="00B81AA9"/>
    <w:rsid w:val="00B8210A"/>
    <w:rsid w:val="00B83995"/>
    <w:rsid w:val="00B83E25"/>
    <w:rsid w:val="00B84787"/>
    <w:rsid w:val="00B85450"/>
    <w:rsid w:val="00B85579"/>
    <w:rsid w:val="00B855A0"/>
    <w:rsid w:val="00B860AF"/>
    <w:rsid w:val="00B862C1"/>
    <w:rsid w:val="00B87D3A"/>
    <w:rsid w:val="00B91188"/>
    <w:rsid w:val="00B91812"/>
    <w:rsid w:val="00B919A2"/>
    <w:rsid w:val="00B91CDF"/>
    <w:rsid w:val="00B92186"/>
    <w:rsid w:val="00B9220D"/>
    <w:rsid w:val="00B932FD"/>
    <w:rsid w:val="00B9362C"/>
    <w:rsid w:val="00B9427C"/>
    <w:rsid w:val="00B94C0F"/>
    <w:rsid w:val="00B95B3D"/>
    <w:rsid w:val="00B95BE7"/>
    <w:rsid w:val="00B95F2D"/>
    <w:rsid w:val="00B96261"/>
    <w:rsid w:val="00B96445"/>
    <w:rsid w:val="00B96838"/>
    <w:rsid w:val="00B97000"/>
    <w:rsid w:val="00B97935"/>
    <w:rsid w:val="00BA04F5"/>
    <w:rsid w:val="00BA0671"/>
    <w:rsid w:val="00BA0D43"/>
    <w:rsid w:val="00BA10EA"/>
    <w:rsid w:val="00BA1263"/>
    <w:rsid w:val="00BA216C"/>
    <w:rsid w:val="00BA2197"/>
    <w:rsid w:val="00BA468B"/>
    <w:rsid w:val="00BA5231"/>
    <w:rsid w:val="00BA586B"/>
    <w:rsid w:val="00BA6714"/>
    <w:rsid w:val="00BA6AA9"/>
    <w:rsid w:val="00BA7446"/>
    <w:rsid w:val="00BA7C85"/>
    <w:rsid w:val="00BB1842"/>
    <w:rsid w:val="00BB1BDE"/>
    <w:rsid w:val="00BB22D7"/>
    <w:rsid w:val="00BB27C0"/>
    <w:rsid w:val="00BB2B47"/>
    <w:rsid w:val="00BB35C1"/>
    <w:rsid w:val="00BB4556"/>
    <w:rsid w:val="00BB55BF"/>
    <w:rsid w:val="00BB5689"/>
    <w:rsid w:val="00BB6ADF"/>
    <w:rsid w:val="00BB6E79"/>
    <w:rsid w:val="00BB6EEE"/>
    <w:rsid w:val="00BB6FAF"/>
    <w:rsid w:val="00BB70C4"/>
    <w:rsid w:val="00BB763D"/>
    <w:rsid w:val="00BB77A6"/>
    <w:rsid w:val="00BB786E"/>
    <w:rsid w:val="00BB79CE"/>
    <w:rsid w:val="00BB7CAF"/>
    <w:rsid w:val="00BC03DC"/>
    <w:rsid w:val="00BC0A3A"/>
    <w:rsid w:val="00BC0DA5"/>
    <w:rsid w:val="00BC0EFF"/>
    <w:rsid w:val="00BC0FEA"/>
    <w:rsid w:val="00BC3358"/>
    <w:rsid w:val="00BC389A"/>
    <w:rsid w:val="00BC3AEB"/>
    <w:rsid w:val="00BC41C9"/>
    <w:rsid w:val="00BC44A3"/>
    <w:rsid w:val="00BC4688"/>
    <w:rsid w:val="00BC46A0"/>
    <w:rsid w:val="00BC4BFC"/>
    <w:rsid w:val="00BC63E3"/>
    <w:rsid w:val="00BC6D53"/>
    <w:rsid w:val="00BC71D5"/>
    <w:rsid w:val="00BD0349"/>
    <w:rsid w:val="00BD0A66"/>
    <w:rsid w:val="00BD0C60"/>
    <w:rsid w:val="00BD1324"/>
    <w:rsid w:val="00BD1448"/>
    <w:rsid w:val="00BD271F"/>
    <w:rsid w:val="00BD2F3A"/>
    <w:rsid w:val="00BD3005"/>
    <w:rsid w:val="00BD3B95"/>
    <w:rsid w:val="00BD3B9D"/>
    <w:rsid w:val="00BD3BA3"/>
    <w:rsid w:val="00BD519E"/>
    <w:rsid w:val="00BD5378"/>
    <w:rsid w:val="00BD5528"/>
    <w:rsid w:val="00BD582F"/>
    <w:rsid w:val="00BD5D31"/>
    <w:rsid w:val="00BD622E"/>
    <w:rsid w:val="00BD6E87"/>
    <w:rsid w:val="00BD748B"/>
    <w:rsid w:val="00BE0212"/>
    <w:rsid w:val="00BE0423"/>
    <w:rsid w:val="00BE0A3C"/>
    <w:rsid w:val="00BE2A84"/>
    <w:rsid w:val="00BE30F3"/>
    <w:rsid w:val="00BE3E45"/>
    <w:rsid w:val="00BE4657"/>
    <w:rsid w:val="00BE4701"/>
    <w:rsid w:val="00BE4A26"/>
    <w:rsid w:val="00BE5057"/>
    <w:rsid w:val="00BE5717"/>
    <w:rsid w:val="00BE5C90"/>
    <w:rsid w:val="00BE677B"/>
    <w:rsid w:val="00BE6A53"/>
    <w:rsid w:val="00BE6D58"/>
    <w:rsid w:val="00BE7248"/>
    <w:rsid w:val="00BE76B8"/>
    <w:rsid w:val="00BE7AD7"/>
    <w:rsid w:val="00BF00BD"/>
    <w:rsid w:val="00BF00C4"/>
    <w:rsid w:val="00BF0207"/>
    <w:rsid w:val="00BF0A1D"/>
    <w:rsid w:val="00BF1158"/>
    <w:rsid w:val="00BF2366"/>
    <w:rsid w:val="00BF26F4"/>
    <w:rsid w:val="00BF2B4B"/>
    <w:rsid w:val="00BF2D5A"/>
    <w:rsid w:val="00BF3146"/>
    <w:rsid w:val="00BF33C2"/>
    <w:rsid w:val="00BF3720"/>
    <w:rsid w:val="00BF38B1"/>
    <w:rsid w:val="00BF3F3B"/>
    <w:rsid w:val="00BF5598"/>
    <w:rsid w:val="00BF5B04"/>
    <w:rsid w:val="00BF663B"/>
    <w:rsid w:val="00BF69B1"/>
    <w:rsid w:val="00BF6A9A"/>
    <w:rsid w:val="00BF7328"/>
    <w:rsid w:val="00BF7D17"/>
    <w:rsid w:val="00C0089D"/>
    <w:rsid w:val="00C008F3"/>
    <w:rsid w:val="00C01212"/>
    <w:rsid w:val="00C02810"/>
    <w:rsid w:val="00C02C35"/>
    <w:rsid w:val="00C0307C"/>
    <w:rsid w:val="00C03A53"/>
    <w:rsid w:val="00C03D04"/>
    <w:rsid w:val="00C05C94"/>
    <w:rsid w:val="00C06DBF"/>
    <w:rsid w:val="00C06EA3"/>
    <w:rsid w:val="00C10418"/>
    <w:rsid w:val="00C10507"/>
    <w:rsid w:val="00C10921"/>
    <w:rsid w:val="00C1120A"/>
    <w:rsid w:val="00C112BD"/>
    <w:rsid w:val="00C11451"/>
    <w:rsid w:val="00C11D23"/>
    <w:rsid w:val="00C11EA0"/>
    <w:rsid w:val="00C12A57"/>
    <w:rsid w:val="00C13500"/>
    <w:rsid w:val="00C136F2"/>
    <w:rsid w:val="00C13A2E"/>
    <w:rsid w:val="00C14354"/>
    <w:rsid w:val="00C14B8F"/>
    <w:rsid w:val="00C15839"/>
    <w:rsid w:val="00C15AA7"/>
    <w:rsid w:val="00C15EC6"/>
    <w:rsid w:val="00C1648A"/>
    <w:rsid w:val="00C16768"/>
    <w:rsid w:val="00C16E3F"/>
    <w:rsid w:val="00C1729A"/>
    <w:rsid w:val="00C17D5A"/>
    <w:rsid w:val="00C20D28"/>
    <w:rsid w:val="00C21273"/>
    <w:rsid w:val="00C21676"/>
    <w:rsid w:val="00C235C7"/>
    <w:rsid w:val="00C238A9"/>
    <w:rsid w:val="00C2461B"/>
    <w:rsid w:val="00C2537B"/>
    <w:rsid w:val="00C25681"/>
    <w:rsid w:val="00C2588B"/>
    <w:rsid w:val="00C25E31"/>
    <w:rsid w:val="00C2684C"/>
    <w:rsid w:val="00C27564"/>
    <w:rsid w:val="00C30685"/>
    <w:rsid w:val="00C31109"/>
    <w:rsid w:val="00C313E2"/>
    <w:rsid w:val="00C31B78"/>
    <w:rsid w:val="00C31E30"/>
    <w:rsid w:val="00C32A98"/>
    <w:rsid w:val="00C32C5A"/>
    <w:rsid w:val="00C331E0"/>
    <w:rsid w:val="00C333BD"/>
    <w:rsid w:val="00C334D0"/>
    <w:rsid w:val="00C33C0B"/>
    <w:rsid w:val="00C33CDC"/>
    <w:rsid w:val="00C33D80"/>
    <w:rsid w:val="00C347FA"/>
    <w:rsid w:val="00C357E8"/>
    <w:rsid w:val="00C36094"/>
    <w:rsid w:val="00C36DCF"/>
    <w:rsid w:val="00C372E9"/>
    <w:rsid w:val="00C379E7"/>
    <w:rsid w:val="00C37BD1"/>
    <w:rsid w:val="00C37F78"/>
    <w:rsid w:val="00C401E6"/>
    <w:rsid w:val="00C4085F"/>
    <w:rsid w:val="00C40BC8"/>
    <w:rsid w:val="00C40BDC"/>
    <w:rsid w:val="00C41A7D"/>
    <w:rsid w:val="00C42ADD"/>
    <w:rsid w:val="00C43E23"/>
    <w:rsid w:val="00C4493B"/>
    <w:rsid w:val="00C44F28"/>
    <w:rsid w:val="00C450E6"/>
    <w:rsid w:val="00C456FA"/>
    <w:rsid w:val="00C458A9"/>
    <w:rsid w:val="00C4599C"/>
    <w:rsid w:val="00C459D4"/>
    <w:rsid w:val="00C45B31"/>
    <w:rsid w:val="00C46F50"/>
    <w:rsid w:val="00C46FF4"/>
    <w:rsid w:val="00C4743B"/>
    <w:rsid w:val="00C47B10"/>
    <w:rsid w:val="00C47DC1"/>
    <w:rsid w:val="00C503EB"/>
    <w:rsid w:val="00C50F82"/>
    <w:rsid w:val="00C511FE"/>
    <w:rsid w:val="00C51B96"/>
    <w:rsid w:val="00C524AE"/>
    <w:rsid w:val="00C5308E"/>
    <w:rsid w:val="00C53B83"/>
    <w:rsid w:val="00C53C02"/>
    <w:rsid w:val="00C54535"/>
    <w:rsid w:val="00C54614"/>
    <w:rsid w:val="00C54B63"/>
    <w:rsid w:val="00C550E1"/>
    <w:rsid w:val="00C552B7"/>
    <w:rsid w:val="00C55A4E"/>
    <w:rsid w:val="00C55B51"/>
    <w:rsid w:val="00C56F19"/>
    <w:rsid w:val="00C570CA"/>
    <w:rsid w:val="00C57530"/>
    <w:rsid w:val="00C579F0"/>
    <w:rsid w:val="00C57C1B"/>
    <w:rsid w:val="00C6272E"/>
    <w:rsid w:val="00C63983"/>
    <w:rsid w:val="00C6452F"/>
    <w:rsid w:val="00C6489F"/>
    <w:rsid w:val="00C648AD"/>
    <w:rsid w:val="00C64F68"/>
    <w:rsid w:val="00C6586E"/>
    <w:rsid w:val="00C65CFE"/>
    <w:rsid w:val="00C672AF"/>
    <w:rsid w:val="00C673A6"/>
    <w:rsid w:val="00C67699"/>
    <w:rsid w:val="00C678F0"/>
    <w:rsid w:val="00C6797B"/>
    <w:rsid w:val="00C67EA5"/>
    <w:rsid w:val="00C71B61"/>
    <w:rsid w:val="00C7271C"/>
    <w:rsid w:val="00C728AD"/>
    <w:rsid w:val="00C72914"/>
    <w:rsid w:val="00C73680"/>
    <w:rsid w:val="00C73B06"/>
    <w:rsid w:val="00C74365"/>
    <w:rsid w:val="00C7452D"/>
    <w:rsid w:val="00C74D4F"/>
    <w:rsid w:val="00C7537E"/>
    <w:rsid w:val="00C7652A"/>
    <w:rsid w:val="00C76538"/>
    <w:rsid w:val="00C7701D"/>
    <w:rsid w:val="00C77EF4"/>
    <w:rsid w:val="00C77FA0"/>
    <w:rsid w:val="00C801A9"/>
    <w:rsid w:val="00C80AC7"/>
    <w:rsid w:val="00C81CEA"/>
    <w:rsid w:val="00C82302"/>
    <w:rsid w:val="00C82E8E"/>
    <w:rsid w:val="00C83B76"/>
    <w:rsid w:val="00C83DCF"/>
    <w:rsid w:val="00C84271"/>
    <w:rsid w:val="00C84792"/>
    <w:rsid w:val="00C84AD7"/>
    <w:rsid w:val="00C84BC3"/>
    <w:rsid w:val="00C864F6"/>
    <w:rsid w:val="00C87390"/>
    <w:rsid w:val="00C87756"/>
    <w:rsid w:val="00C87E65"/>
    <w:rsid w:val="00C907B4"/>
    <w:rsid w:val="00C90AB1"/>
    <w:rsid w:val="00C90E16"/>
    <w:rsid w:val="00C9206D"/>
    <w:rsid w:val="00C92B2D"/>
    <w:rsid w:val="00C93A60"/>
    <w:rsid w:val="00C93C24"/>
    <w:rsid w:val="00C943C7"/>
    <w:rsid w:val="00C96E02"/>
    <w:rsid w:val="00C96EE2"/>
    <w:rsid w:val="00C97046"/>
    <w:rsid w:val="00CA0177"/>
    <w:rsid w:val="00CA169A"/>
    <w:rsid w:val="00CA1C2C"/>
    <w:rsid w:val="00CA247D"/>
    <w:rsid w:val="00CA2B21"/>
    <w:rsid w:val="00CA35FC"/>
    <w:rsid w:val="00CA3BA9"/>
    <w:rsid w:val="00CA52E8"/>
    <w:rsid w:val="00CA6025"/>
    <w:rsid w:val="00CA6299"/>
    <w:rsid w:val="00CA6C38"/>
    <w:rsid w:val="00CA7260"/>
    <w:rsid w:val="00CA7379"/>
    <w:rsid w:val="00CB0AAE"/>
    <w:rsid w:val="00CB193D"/>
    <w:rsid w:val="00CB1C48"/>
    <w:rsid w:val="00CB2443"/>
    <w:rsid w:val="00CB269A"/>
    <w:rsid w:val="00CB2F20"/>
    <w:rsid w:val="00CB36D3"/>
    <w:rsid w:val="00CB3CDE"/>
    <w:rsid w:val="00CB3F14"/>
    <w:rsid w:val="00CB4386"/>
    <w:rsid w:val="00CB5205"/>
    <w:rsid w:val="00CB54E7"/>
    <w:rsid w:val="00CB556B"/>
    <w:rsid w:val="00CB576A"/>
    <w:rsid w:val="00CB5B7E"/>
    <w:rsid w:val="00CB6671"/>
    <w:rsid w:val="00CB6D0B"/>
    <w:rsid w:val="00CB71A1"/>
    <w:rsid w:val="00CB7B16"/>
    <w:rsid w:val="00CC0D72"/>
    <w:rsid w:val="00CC1109"/>
    <w:rsid w:val="00CC189B"/>
    <w:rsid w:val="00CC1C60"/>
    <w:rsid w:val="00CC209F"/>
    <w:rsid w:val="00CC26D7"/>
    <w:rsid w:val="00CC2CDC"/>
    <w:rsid w:val="00CC33A5"/>
    <w:rsid w:val="00CC3637"/>
    <w:rsid w:val="00CC3F9F"/>
    <w:rsid w:val="00CC5300"/>
    <w:rsid w:val="00CC5494"/>
    <w:rsid w:val="00CC5920"/>
    <w:rsid w:val="00CC5AA8"/>
    <w:rsid w:val="00CC62AE"/>
    <w:rsid w:val="00CC7BE7"/>
    <w:rsid w:val="00CD072D"/>
    <w:rsid w:val="00CD1DAF"/>
    <w:rsid w:val="00CD23C1"/>
    <w:rsid w:val="00CD2C0D"/>
    <w:rsid w:val="00CD2F4E"/>
    <w:rsid w:val="00CD2FB3"/>
    <w:rsid w:val="00CD32AE"/>
    <w:rsid w:val="00CD3D26"/>
    <w:rsid w:val="00CD3EB4"/>
    <w:rsid w:val="00CD4984"/>
    <w:rsid w:val="00CD4EC8"/>
    <w:rsid w:val="00CD563A"/>
    <w:rsid w:val="00CD59E9"/>
    <w:rsid w:val="00CD5A60"/>
    <w:rsid w:val="00CD5DCB"/>
    <w:rsid w:val="00CD5E58"/>
    <w:rsid w:val="00CD6245"/>
    <w:rsid w:val="00CD6506"/>
    <w:rsid w:val="00CD6584"/>
    <w:rsid w:val="00CD6D93"/>
    <w:rsid w:val="00CD6FE7"/>
    <w:rsid w:val="00CE083D"/>
    <w:rsid w:val="00CE08AF"/>
    <w:rsid w:val="00CE093D"/>
    <w:rsid w:val="00CE123D"/>
    <w:rsid w:val="00CE16E3"/>
    <w:rsid w:val="00CE2415"/>
    <w:rsid w:val="00CE2A4B"/>
    <w:rsid w:val="00CE2A75"/>
    <w:rsid w:val="00CE3718"/>
    <w:rsid w:val="00CE3D38"/>
    <w:rsid w:val="00CE3F07"/>
    <w:rsid w:val="00CE4056"/>
    <w:rsid w:val="00CE45BB"/>
    <w:rsid w:val="00CE467C"/>
    <w:rsid w:val="00CE59EE"/>
    <w:rsid w:val="00CE5DE6"/>
    <w:rsid w:val="00CE5EFA"/>
    <w:rsid w:val="00CE743E"/>
    <w:rsid w:val="00CF0171"/>
    <w:rsid w:val="00CF07B4"/>
    <w:rsid w:val="00CF0ECB"/>
    <w:rsid w:val="00CF1901"/>
    <w:rsid w:val="00CF1FB2"/>
    <w:rsid w:val="00CF2886"/>
    <w:rsid w:val="00CF291F"/>
    <w:rsid w:val="00CF38E1"/>
    <w:rsid w:val="00CF428C"/>
    <w:rsid w:val="00CF43B7"/>
    <w:rsid w:val="00CF4BA4"/>
    <w:rsid w:val="00CF4E85"/>
    <w:rsid w:val="00CF53C1"/>
    <w:rsid w:val="00CF5C43"/>
    <w:rsid w:val="00CF5D51"/>
    <w:rsid w:val="00CF5F11"/>
    <w:rsid w:val="00CF6DC3"/>
    <w:rsid w:val="00CF7924"/>
    <w:rsid w:val="00CF7D7C"/>
    <w:rsid w:val="00D0004A"/>
    <w:rsid w:val="00D001AE"/>
    <w:rsid w:val="00D00872"/>
    <w:rsid w:val="00D009ED"/>
    <w:rsid w:val="00D00CBA"/>
    <w:rsid w:val="00D019E2"/>
    <w:rsid w:val="00D019E8"/>
    <w:rsid w:val="00D01E2C"/>
    <w:rsid w:val="00D0247F"/>
    <w:rsid w:val="00D02AB6"/>
    <w:rsid w:val="00D02E1D"/>
    <w:rsid w:val="00D03B8A"/>
    <w:rsid w:val="00D046B8"/>
    <w:rsid w:val="00D04A84"/>
    <w:rsid w:val="00D050AF"/>
    <w:rsid w:val="00D052FD"/>
    <w:rsid w:val="00D05887"/>
    <w:rsid w:val="00D06079"/>
    <w:rsid w:val="00D0643D"/>
    <w:rsid w:val="00D0651E"/>
    <w:rsid w:val="00D06A1D"/>
    <w:rsid w:val="00D06D81"/>
    <w:rsid w:val="00D07082"/>
    <w:rsid w:val="00D07C25"/>
    <w:rsid w:val="00D102CB"/>
    <w:rsid w:val="00D107E1"/>
    <w:rsid w:val="00D108E9"/>
    <w:rsid w:val="00D10AC1"/>
    <w:rsid w:val="00D11192"/>
    <w:rsid w:val="00D1170D"/>
    <w:rsid w:val="00D11C8E"/>
    <w:rsid w:val="00D1217D"/>
    <w:rsid w:val="00D1271E"/>
    <w:rsid w:val="00D128EB"/>
    <w:rsid w:val="00D13805"/>
    <w:rsid w:val="00D13F2C"/>
    <w:rsid w:val="00D14045"/>
    <w:rsid w:val="00D14474"/>
    <w:rsid w:val="00D14504"/>
    <w:rsid w:val="00D1527E"/>
    <w:rsid w:val="00D15355"/>
    <w:rsid w:val="00D1537B"/>
    <w:rsid w:val="00D1538B"/>
    <w:rsid w:val="00D155C5"/>
    <w:rsid w:val="00D15AD4"/>
    <w:rsid w:val="00D15ADA"/>
    <w:rsid w:val="00D16357"/>
    <w:rsid w:val="00D16727"/>
    <w:rsid w:val="00D16AFD"/>
    <w:rsid w:val="00D1719A"/>
    <w:rsid w:val="00D17250"/>
    <w:rsid w:val="00D1757F"/>
    <w:rsid w:val="00D17EBF"/>
    <w:rsid w:val="00D204FF"/>
    <w:rsid w:val="00D21F22"/>
    <w:rsid w:val="00D22CB9"/>
    <w:rsid w:val="00D22D7E"/>
    <w:rsid w:val="00D22E21"/>
    <w:rsid w:val="00D22E60"/>
    <w:rsid w:val="00D22F93"/>
    <w:rsid w:val="00D23141"/>
    <w:rsid w:val="00D2394A"/>
    <w:rsid w:val="00D25091"/>
    <w:rsid w:val="00D251B7"/>
    <w:rsid w:val="00D25ED0"/>
    <w:rsid w:val="00D26EAB"/>
    <w:rsid w:val="00D26EFD"/>
    <w:rsid w:val="00D26FFF"/>
    <w:rsid w:val="00D30281"/>
    <w:rsid w:val="00D305FD"/>
    <w:rsid w:val="00D31778"/>
    <w:rsid w:val="00D33026"/>
    <w:rsid w:val="00D33F9F"/>
    <w:rsid w:val="00D34C38"/>
    <w:rsid w:val="00D358C8"/>
    <w:rsid w:val="00D36450"/>
    <w:rsid w:val="00D369A6"/>
    <w:rsid w:val="00D37BC1"/>
    <w:rsid w:val="00D37CF0"/>
    <w:rsid w:val="00D4022D"/>
    <w:rsid w:val="00D40E86"/>
    <w:rsid w:val="00D411E4"/>
    <w:rsid w:val="00D414F5"/>
    <w:rsid w:val="00D41E75"/>
    <w:rsid w:val="00D421E1"/>
    <w:rsid w:val="00D4285D"/>
    <w:rsid w:val="00D42AE9"/>
    <w:rsid w:val="00D437C5"/>
    <w:rsid w:val="00D44454"/>
    <w:rsid w:val="00D44972"/>
    <w:rsid w:val="00D44BFB"/>
    <w:rsid w:val="00D44F68"/>
    <w:rsid w:val="00D45CED"/>
    <w:rsid w:val="00D45ED5"/>
    <w:rsid w:val="00D46104"/>
    <w:rsid w:val="00D473BA"/>
    <w:rsid w:val="00D47ED3"/>
    <w:rsid w:val="00D50C20"/>
    <w:rsid w:val="00D5164B"/>
    <w:rsid w:val="00D518EC"/>
    <w:rsid w:val="00D51950"/>
    <w:rsid w:val="00D524E0"/>
    <w:rsid w:val="00D52756"/>
    <w:rsid w:val="00D52DE7"/>
    <w:rsid w:val="00D537B7"/>
    <w:rsid w:val="00D537D6"/>
    <w:rsid w:val="00D54D4E"/>
    <w:rsid w:val="00D55BC9"/>
    <w:rsid w:val="00D55E48"/>
    <w:rsid w:val="00D56C19"/>
    <w:rsid w:val="00D56F44"/>
    <w:rsid w:val="00D570EB"/>
    <w:rsid w:val="00D578B2"/>
    <w:rsid w:val="00D6000E"/>
    <w:rsid w:val="00D601E7"/>
    <w:rsid w:val="00D6035C"/>
    <w:rsid w:val="00D6165B"/>
    <w:rsid w:val="00D6170E"/>
    <w:rsid w:val="00D61BEB"/>
    <w:rsid w:val="00D62089"/>
    <w:rsid w:val="00D62625"/>
    <w:rsid w:val="00D62BBB"/>
    <w:rsid w:val="00D62D60"/>
    <w:rsid w:val="00D62E49"/>
    <w:rsid w:val="00D64244"/>
    <w:rsid w:val="00D64373"/>
    <w:rsid w:val="00D65346"/>
    <w:rsid w:val="00D6566A"/>
    <w:rsid w:val="00D6601A"/>
    <w:rsid w:val="00D668C4"/>
    <w:rsid w:val="00D66E1E"/>
    <w:rsid w:val="00D6739B"/>
    <w:rsid w:val="00D67413"/>
    <w:rsid w:val="00D67A81"/>
    <w:rsid w:val="00D7025F"/>
    <w:rsid w:val="00D70A9B"/>
    <w:rsid w:val="00D70E00"/>
    <w:rsid w:val="00D7108A"/>
    <w:rsid w:val="00D72026"/>
    <w:rsid w:val="00D72349"/>
    <w:rsid w:val="00D7375B"/>
    <w:rsid w:val="00D738AC"/>
    <w:rsid w:val="00D73C33"/>
    <w:rsid w:val="00D74CCE"/>
    <w:rsid w:val="00D756DB"/>
    <w:rsid w:val="00D760B1"/>
    <w:rsid w:val="00D77637"/>
    <w:rsid w:val="00D803B6"/>
    <w:rsid w:val="00D80408"/>
    <w:rsid w:val="00D808E7"/>
    <w:rsid w:val="00D810EF"/>
    <w:rsid w:val="00D8126B"/>
    <w:rsid w:val="00D81BEF"/>
    <w:rsid w:val="00D81C6C"/>
    <w:rsid w:val="00D820D2"/>
    <w:rsid w:val="00D821BC"/>
    <w:rsid w:val="00D82355"/>
    <w:rsid w:val="00D82976"/>
    <w:rsid w:val="00D839CA"/>
    <w:rsid w:val="00D84DF4"/>
    <w:rsid w:val="00D84E16"/>
    <w:rsid w:val="00D857BC"/>
    <w:rsid w:val="00D869EE"/>
    <w:rsid w:val="00D86E80"/>
    <w:rsid w:val="00D87513"/>
    <w:rsid w:val="00D87C56"/>
    <w:rsid w:val="00D913F3"/>
    <w:rsid w:val="00D920E6"/>
    <w:rsid w:val="00D921E0"/>
    <w:rsid w:val="00D9237F"/>
    <w:rsid w:val="00D932DF"/>
    <w:rsid w:val="00D93927"/>
    <w:rsid w:val="00D9426A"/>
    <w:rsid w:val="00D945E7"/>
    <w:rsid w:val="00D94763"/>
    <w:rsid w:val="00D94DA9"/>
    <w:rsid w:val="00D95BEF"/>
    <w:rsid w:val="00D95D90"/>
    <w:rsid w:val="00D96021"/>
    <w:rsid w:val="00D96036"/>
    <w:rsid w:val="00D964A8"/>
    <w:rsid w:val="00D96867"/>
    <w:rsid w:val="00D96D23"/>
    <w:rsid w:val="00D97868"/>
    <w:rsid w:val="00DA0436"/>
    <w:rsid w:val="00DA0674"/>
    <w:rsid w:val="00DA0F55"/>
    <w:rsid w:val="00DA11CB"/>
    <w:rsid w:val="00DA1E9C"/>
    <w:rsid w:val="00DA29DA"/>
    <w:rsid w:val="00DA2D16"/>
    <w:rsid w:val="00DA3191"/>
    <w:rsid w:val="00DA34E1"/>
    <w:rsid w:val="00DA37F8"/>
    <w:rsid w:val="00DA3AA9"/>
    <w:rsid w:val="00DA3FFB"/>
    <w:rsid w:val="00DA405F"/>
    <w:rsid w:val="00DA4966"/>
    <w:rsid w:val="00DA4E1C"/>
    <w:rsid w:val="00DA52B5"/>
    <w:rsid w:val="00DA540A"/>
    <w:rsid w:val="00DA57C2"/>
    <w:rsid w:val="00DA5BA4"/>
    <w:rsid w:val="00DA62A7"/>
    <w:rsid w:val="00DA74CB"/>
    <w:rsid w:val="00DA78C6"/>
    <w:rsid w:val="00DA7CB6"/>
    <w:rsid w:val="00DA7F30"/>
    <w:rsid w:val="00DB0131"/>
    <w:rsid w:val="00DB06B4"/>
    <w:rsid w:val="00DB0ABE"/>
    <w:rsid w:val="00DB11CC"/>
    <w:rsid w:val="00DB15C7"/>
    <w:rsid w:val="00DB1D40"/>
    <w:rsid w:val="00DB1E9A"/>
    <w:rsid w:val="00DB289D"/>
    <w:rsid w:val="00DB360F"/>
    <w:rsid w:val="00DB3F7E"/>
    <w:rsid w:val="00DB45BA"/>
    <w:rsid w:val="00DB4A7F"/>
    <w:rsid w:val="00DB4D8C"/>
    <w:rsid w:val="00DB6C64"/>
    <w:rsid w:val="00DB7028"/>
    <w:rsid w:val="00DB7CAA"/>
    <w:rsid w:val="00DB7ED6"/>
    <w:rsid w:val="00DB7FE2"/>
    <w:rsid w:val="00DC018A"/>
    <w:rsid w:val="00DC0394"/>
    <w:rsid w:val="00DC04B4"/>
    <w:rsid w:val="00DC0E24"/>
    <w:rsid w:val="00DC1738"/>
    <w:rsid w:val="00DC20A4"/>
    <w:rsid w:val="00DC2395"/>
    <w:rsid w:val="00DC2463"/>
    <w:rsid w:val="00DC3503"/>
    <w:rsid w:val="00DC3BF2"/>
    <w:rsid w:val="00DC4504"/>
    <w:rsid w:val="00DC45BB"/>
    <w:rsid w:val="00DC54AD"/>
    <w:rsid w:val="00DC5985"/>
    <w:rsid w:val="00DC5B41"/>
    <w:rsid w:val="00DC64CE"/>
    <w:rsid w:val="00DC6A02"/>
    <w:rsid w:val="00DC6E09"/>
    <w:rsid w:val="00DC7AEA"/>
    <w:rsid w:val="00DD01CD"/>
    <w:rsid w:val="00DD02F0"/>
    <w:rsid w:val="00DD05DE"/>
    <w:rsid w:val="00DD089F"/>
    <w:rsid w:val="00DD0A8C"/>
    <w:rsid w:val="00DD22E7"/>
    <w:rsid w:val="00DD2432"/>
    <w:rsid w:val="00DD2854"/>
    <w:rsid w:val="00DD293B"/>
    <w:rsid w:val="00DD29C4"/>
    <w:rsid w:val="00DD2EAE"/>
    <w:rsid w:val="00DD386E"/>
    <w:rsid w:val="00DD406F"/>
    <w:rsid w:val="00DD5621"/>
    <w:rsid w:val="00DD5E91"/>
    <w:rsid w:val="00DD64AA"/>
    <w:rsid w:val="00DD65FC"/>
    <w:rsid w:val="00DD6697"/>
    <w:rsid w:val="00DD69FB"/>
    <w:rsid w:val="00DD7695"/>
    <w:rsid w:val="00DD7F03"/>
    <w:rsid w:val="00DE0F9C"/>
    <w:rsid w:val="00DE1054"/>
    <w:rsid w:val="00DE1450"/>
    <w:rsid w:val="00DE1603"/>
    <w:rsid w:val="00DE17CC"/>
    <w:rsid w:val="00DE1819"/>
    <w:rsid w:val="00DE2232"/>
    <w:rsid w:val="00DE27EB"/>
    <w:rsid w:val="00DE31B8"/>
    <w:rsid w:val="00DE36E0"/>
    <w:rsid w:val="00DE3CF4"/>
    <w:rsid w:val="00DE3E68"/>
    <w:rsid w:val="00DE5EAF"/>
    <w:rsid w:val="00DE663B"/>
    <w:rsid w:val="00DE6FDD"/>
    <w:rsid w:val="00DE72CF"/>
    <w:rsid w:val="00DE7951"/>
    <w:rsid w:val="00DF0EF5"/>
    <w:rsid w:val="00DF1E2C"/>
    <w:rsid w:val="00DF2186"/>
    <w:rsid w:val="00DF2610"/>
    <w:rsid w:val="00DF266B"/>
    <w:rsid w:val="00DF2C9B"/>
    <w:rsid w:val="00DF3D16"/>
    <w:rsid w:val="00DF4D5E"/>
    <w:rsid w:val="00DF6067"/>
    <w:rsid w:val="00DF659E"/>
    <w:rsid w:val="00E000B0"/>
    <w:rsid w:val="00E0025D"/>
    <w:rsid w:val="00E0121B"/>
    <w:rsid w:val="00E0128A"/>
    <w:rsid w:val="00E01438"/>
    <w:rsid w:val="00E0156B"/>
    <w:rsid w:val="00E01D9E"/>
    <w:rsid w:val="00E0203B"/>
    <w:rsid w:val="00E022C0"/>
    <w:rsid w:val="00E02B5E"/>
    <w:rsid w:val="00E0327B"/>
    <w:rsid w:val="00E035D0"/>
    <w:rsid w:val="00E03992"/>
    <w:rsid w:val="00E0406E"/>
    <w:rsid w:val="00E047CB"/>
    <w:rsid w:val="00E054D7"/>
    <w:rsid w:val="00E060EF"/>
    <w:rsid w:val="00E061FA"/>
    <w:rsid w:val="00E067BB"/>
    <w:rsid w:val="00E06A69"/>
    <w:rsid w:val="00E06C2D"/>
    <w:rsid w:val="00E06FBF"/>
    <w:rsid w:val="00E071B5"/>
    <w:rsid w:val="00E07AD3"/>
    <w:rsid w:val="00E07E8D"/>
    <w:rsid w:val="00E07EC1"/>
    <w:rsid w:val="00E10443"/>
    <w:rsid w:val="00E110A5"/>
    <w:rsid w:val="00E11B3C"/>
    <w:rsid w:val="00E11CC2"/>
    <w:rsid w:val="00E11F0E"/>
    <w:rsid w:val="00E12C54"/>
    <w:rsid w:val="00E1334C"/>
    <w:rsid w:val="00E13503"/>
    <w:rsid w:val="00E1385D"/>
    <w:rsid w:val="00E13E5B"/>
    <w:rsid w:val="00E13EC9"/>
    <w:rsid w:val="00E1548E"/>
    <w:rsid w:val="00E1562A"/>
    <w:rsid w:val="00E15EA4"/>
    <w:rsid w:val="00E16052"/>
    <w:rsid w:val="00E1616A"/>
    <w:rsid w:val="00E17861"/>
    <w:rsid w:val="00E17CED"/>
    <w:rsid w:val="00E202F4"/>
    <w:rsid w:val="00E210E1"/>
    <w:rsid w:val="00E21753"/>
    <w:rsid w:val="00E21C5D"/>
    <w:rsid w:val="00E22000"/>
    <w:rsid w:val="00E22F44"/>
    <w:rsid w:val="00E252BF"/>
    <w:rsid w:val="00E264E0"/>
    <w:rsid w:val="00E26992"/>
    <w:rsid w:val="00E26C2A"/>
    <w:rsid w:val="00E2708E"/>
    <w:rsid w:val="00E273B4"/>
    <w:rsid w:val="00E2784A"/>
    <w:rsid w:val="00E2788F"/>
    <w:rsid w:val="00E27FE0"/>
    <w:rsid w:val="00E30410"/>
    <w:rsid w:val="00E30EA4"/>
    <w:rsid w:val="00E31229"/>
    <w:rsid w:val="00E312C0"/>
    <w:rsid w:val="00E32214"/>
    <w:rsid w:val="00E33234"/>
    <w:rsid w:val="00E339E3"/>
    <w:rsid w:val="00E33C6B"/>
    <w:rsid w:val="00E33CA4"/>
    <w:rsid w:val="00E33D52"/>
    <w:rsid w:val="00E3422C"/>
    <w:rsid w:val="00E34533"/>
    <w:rsid w:val="00E34853"/>
    <w:rsid w:val="00E3524D"/>
    <w:rsid w:val="00E371E2"/>
    <w:rsid w:val="00E3798D"/>
    <w:rsid w:val="00E400E9"/>
    <w:rsid w:val="00E400EA"/>
    <w:rsid w:val="00E4017A"/>
    <w:rsid w:val="00E40B61"/>
    <w:rsid w:val="00E417AB"/>
    <w:rsid w:val="00E41DDC"/>
    <w:rsid w:val="00E41EE2"/>
    <w:rsid w:val="00E41FF2"/>
    <w:rsid w:val="00E421BF"/>
    <w:rsid w:val="00E42740"/>
    <w:rsid w:val="00E42D87"/>
    <w:rsid w:val="00E42FDA"/>
    <w:rsid w:val="00E436A9"/>
    <w:rsid w:val="00E43B7D"/>
    <w:rsid w:val="00E43B7E"/>
    <w:rsid w:val="00E44059"/>
    <w:rsid w:val="00E44A36"/>
    <w:rsid w:val="00E450B7"/>
    <w:rsid w:val="00E45834"/>
    <w:rsid w:val="00E4705A"/>
    <w:rsid w:val="00E4769B"/>
    <w:rsid w:val="00E50DBA"/>
    <w:rsid w:val="00E50F6F"/>
    <w:rsid w:val="00E5188C"/>
    <w:rsid w:val="00E51D49"/>
    <w:rsid w:val="00E51FDC"/>
    <w:rsid w:val="00E5229B"/>
    <w:rsid w:val="00E52453"/>
    <w:rsid w:val="00E52C40"/>
    <w:rsid w:val="00E53181"/>
    <w:rsid w:val="00E53279"/>
    <w:rsid w:val="00E532B7"/>
    <w:rsid w:val="00E537D2"/>
    <w:rsid w:val="00E53D2A"/>
    <w:rsid w:val="00E53FAE"/>
    <w:rsid w:val="00E54AA6"/>
    <w:rsid w:val="00E54B10"/>
    <w:rsid w:val="00E54EAA"/>
    <w:rsid w:val="00E550C0"/>
    <w:rsid w:val="00E5552B"/>
    <w:rsid w:val="00E558E2"/>
    <w:rsid w:val="00E5616F"/>
    <w:rsid w:val="00E5617F"/>
    <w:rsid w:val="00E56762"/>
    <w:rsid w:val="00E56B9B"/>
    <w:rsid w:val="00E57050"/>
    <w:rsid w:val="00E5754B"/>
    <w:rsid w:val="00E57F97"/>
    <w:rsid w:val="00E6090D"/>
    <w:rsid w:val="00E609E8"/>
    <w:rsid w:val="00E61925"/>
    <w:rsid w:val="00E61FA0"/>
    <w:rsid w:val="00E62132"/>
    <w:rsid w:val="00E62DD1"/>
    <w:rsid w:val="00E62EDF"/>
    <w:rsid w:val="00E6407A"/>
    <w:rsid w:val="00E648A6"/>
    <w:rsid w:val="00E64BFE"/>
    <w:rsid w:val="00E64D89"/>
    <w:rsid w:val="00E6562A"/>
    <w:rsid w:val="00E659DA"/>
    <w:rsid w:val="00E660FC"/>
    <w:rsid w:val="00E6667A"/>
    <w:rsid w:val="00E669AA"/>
    <w:rsid w:val="00E66FE9"/>
    <w:rsid w:val="00E67BE1"/>
    <w:rsid w:val="00E70AD7"/>
    <w:rsid w:val="00E70B68"/>
    <w:rsid w:val="00E721C3"/>
    <w:rsid w:val="00E72230"/>
    <w:rsid w:val="00E72E3F"/>
    <w:rsid w:val="00E731E4"/>
    <w:rsid w:val="00E736E6"/>
    <w:rsid w:val="00E7442C"/>
    <w:rsid w:val="00E74855"/>
    <w:rsid w:val="00E74D43"/>
    <w:rsid w:val="00E74DA3"/>
    <w:rsid w:val="00E75365"/>
    <w:rsid w:val="00E75710"/>
    <w:rsid w:val="00E75B4A"/>
    <w:rsid w:val="00E76DFA"/>
    <w:rsid w:val="00E774A3"/>
    <w:rsid w:val="00E774EC"/>
    <w:rsid w:val="00E77D38"/>
    <w:rsid w:val="00E80308"/>
    <w:rsid w:val="00E8055F"/>
    <w:rsid w:val="00E80A4E"/>
    <w:rsid w:val="00E80A6E"/>
    <w:rsid w:val="00E80C10"/>
    <w:rsid w:val="00E80DD7"/>
    <w:rsid w:val="00E80EDC"/>
    <w:rsid w:val="00E8138B"/>
    <w:rsid w:val="00E8161B"/>
    <w:rsid w:val="00E81F42"/>
    <w:rsid w:val="00E82275"/>
    <w:rsid w:val="00E82351"/>
    <w:rsid w:val="00E82586"/>
    <w:rsid w:val="00E843CE"/>
    <w:rsid w:val="00E843F1"/>
    <w:rsid w:val="00E8562A"/>
    <w:rsid w:val="00E85691"/>
    <w:rsid w:val="00E8633C"/>
    <w:rsid w:val="00E868C9"/>
    <w:rsid w:val="00E86E02"/>
    <w:rsid w:val="00E8706D"/>
    <w:rsid w:val="00E87175"/>
    <w:rsid w:val="00E872AA"/>
    <w:rsid w:val="00E879C8"/>
    <w:rsid w:val="00E90794"/>
    <w:rsid w:val="00E90EE4"/>
    <w:rsid w:val="00E91085"/>
    <w:rsid w:val="00E916AF"/>
    <w:rsid w:val="00E92307"/>
    <w:rsid w:val="00E92EE6"/>
    <w:rsid w:val="00E93E98"/>
    <w:rsid w:val="00E96548"/>
    <w:rsid w:val="00E9674B"/>
    <w:rsid w:val="00E969DD"/>
    <w:rsid w:val="00E96E48"/>
    <w:rsid w:val="00EA0CA2"/>
    <w:rsid w:val="00EA13A9"/>
    <w:rsid w:val="00EA158D"/>
    <w:rsid w:val="00EA185D"/>
    <w:rsid w:val="00EA1DAB"/>
    <w:rsid w:val="00EA2159"/>
    <w:rsid w:val="00EA2848"/>
    <w:rsid w:val="00EA28EF"/>
    <w:rsid w:val="00EA2B43"/>
    <w:rsid w:val="00EA2E91"/>
    <w:rsid w:val="00EA2EA6"/>
    <w:rsid w:val="00EA3B23"/>
    <w:rsid w:val="00EA4324"/>
    <w:rsid w:val="00EA4B0C"/>
    <w:rsid w:val="00EA5E40"/>
    <w:rsid w:val="00EA67C1"/>
    <w:rsid w:val="00EA6BF0"/>
    <w:rsid w:val="00EA6D89"/>
    <w:rsid w:val="00EA6E5E"/>
    <w:rsid w:val="00EA7142"/>
    <w:rsid w:val="00EA7A42"/>
    <w:rsid w:val="00EB0478"/>
    <w:rsid w:val="00EB1BCE"/>
    <w:rsid w:val="00EB1C27"/>
    <w:rsid w:val="00EB25E0"/>
    <w:rsid w:val="00EB2FD7"/>
    <w:rsid w:val="00EB33CE"/>
    <w:rsid w:val="00EB351F"/>
    <w:rsid w:val="00EB381E"/>
    <w:rsid w:val="00EB3E0A"/>
    <w:rsid w:val="00EB4528"/>
    <w:rsid w:val="00EB4E77"/>
    <w:rsid w:val="00EB5559"/>
    <w:rsid w:val="00EB56C7"/>
    <w:rsid w:val="00EB58CE"/>
    <w:rsid w:val="00EB6D85"/>
    <w:rsid w:val="00EB72FC"/>
    <w:rsid w:val="00EB75C2"/>
    <w:rsid w:val="00EB781B"/>
    <w:rsid w:val="00EB7D0F"/>
    <w:rsid w:val="00EC0000"/>
    <w:rsid w:val="00EC030C"/>
    <w:rsid w:val="00EC07A5"/>
    <w:rsid w:val="00EC12AA"/>
    <w:rsid w:val="00EC26F6"/>
    <w:rsid w:val="00EC29B3"/>
    <w:rsid w:val="00EC2B0C"/>
    <w:rsid w:val="00EC3A9D"/>
    <w:rsid w:val="00EC42A4"/>
    <w:rsid w:val="00EC448E"/>
    <w:rsid w:val="00EC4564"/>
    <w:rsid w:val="00EC456A"/>
    <w:rsid w:val="00EC4D6F"/>
    <w:rsid w:val="00EC4F01"/>
    <w:rsid w:val="00EC54A8"/>
    <w:rsid w:val="00EC571A"/>
    <w:rsid w:val="00EC7045"/>
    <w:rsid w:val="00EC723D"/>
    <w:rsid w:val="00EC746E"/>
    <w:rsid w:val="00EC750B"/>
    <w:rsid w:val="00EC79CE"/>
    <w:rsid w:val="00ED1244"/>
    <w:rsid w:val="00ED14AB"/>
    <w:rsid w:val="00ED28EA"/>
    <w:rsid w:val="00ED2A8E"/>
    <w:rsid w:val="00ED3B6D"/>
    <w:rsid w:val="00ED4E18"/>
    <w:rsid w:val="00ED51F1"/>
    <w:rsid w:val="00ED5238"/>
    <w:rsid w:val="00ED5DDF"/>
    <w:rsid w:val="00ED6479"/>
    <w:rsid w:val="00ED70B0"/>
    <w:rsid w:val="00ED713E"/>
    <w:rsid w:val="00ED76CE"/>
    <w:rsid w:val="00ED7CB9"/>
    <w:rsid w:val="00EE0547"/>
    <w:rsid w:val="00EE0B2B"/>
    <w:rsid w:val="00EE132A"/>
    <w:rsid w:val="00EE1FF4"/>
    <w:rsid w:val="00EE2ED0"/>
    <w:rsid w:val="00EE31C5"/>
    <w:rsid w:val="00EE3FBE"/>
    <w:rsid w:val="00EE5B67"/>
    <w:rsid w:val="00EE6485"/>
    <w:rsid w:val="00EE6795"/>
    <w:rsid w:val="00EE6B98"/>
    <w:rsid w:val="00EE6BD9"/>
    <w:rsid w:val="00EF017A"/>
    <w:rsid w:val="00EF11CF"/>
    <w:rsid w:val="00EF134B"/>
    <w:rsid w:val="00EF14D7"/>
    <w:rsid w:val="00EF1824"/>
    <w:rsid w:val="00EF2C45"/>
    <w:rsid w:val="00EF3421"/>
    <w:rsid w:val="00EF3476"/>
    <w:rsid w:val="00EF378A"/>
    <w:rsid w:val="00EF3A0B"/>
    <w:rsid w:val="00EF3A67"/>
    <w:rsid w:val="00EF460E"/>
    <w:rsid w:val="00EF5839"/>
    <w:rsid w:val="00EF6868"/>
    <w:rsid w:val="00EF7B70"/>
    <w:rsid w:val="00F00700"/>
    <w:rsid w:val="00F012A9"/>
    <w:rsid w:val="00F01B4D"/>
    <w:rsid w:val="00F021A5"/>
    <w:rsid w:val="00F0223F"/>
    <w:rsid w:val="00F024FC"/>
    <w:rsid w:val="00F029DB"/>
    <w:rsid w:val="00F03A2B"/>
    <w:rsid w:val="00F03A71"/>
    <w:rsid w:val="00F04094"/>
    <w:rsid w:val="00F0453F"/>
    <w:rsid w:val="00F04820"/>
    <w:rsid w:val="00F049A2"/>
    <w:rsid w:val="00F05105"/>
    <w:rsid w:val="00F05E81"/>
    <w:rsid w:val="00F066DA"/>
    <w:rsid w:val="00F06D26"/>
    <w:rsid w:val="00F06E8B"/>
    <w:rsid w:val="00F0715D"/>
    <w:rsid w:val="00F1218E"/>
    <w:rsid w:val="00F13EED"/>
    <w:rsid w:val="00F1461B"/>
    <w:rsid w:val="00F15361"/>
    <w:rsid w:val="00F155B1"/>
    <w:rsid w:val="00F15E59"/>
    <w:rsid w:val="00F17489"/>
    <w:rsid w:val="00F206A4"/>
    <w:rsid w:val="00F20D62"/>
    <w:rsid w:val="00F21276"/>
    <w:rsid w:val="00F2191F"/>
    <w:rsid w:val="00F21B62"/>
    <w:rsid w:val="00F2238C"/>
    <w:rsid w:val="00F24926"/>
    <w:rsid w:val="00F24EA1"/>
    <w:rsid w:val="00F25585"/>
    <w:rsid w:val="00F25BEE"/>
    <w:rsid w:val="00F26288"/>
    <w:rsid w:val="00F262A9"/>
    <w:rsid w:val="00F273E8"/>
    <w:rsid w:val="00F2777E"/>
    <w:rsid w:val="00F301C6"/>
    <w:rsid w:val="00F306BE"/>
    <w:rsid w:val="00F30770"/>
    <w:rsid w:val="00F310FD"/>
    <w:rsid w:val="00F31412"/>
    <w:rsid w:val="00F314A1"/>
    <w:rsid w:val="00F31AD5"/>
    <w:rsid w:val="00F31DED"/>
    <w:rsid w:val="00F31F99"/>
    <w:rsid w:val="00F3204F"/>
    <w:rsid w:val="00F3220A"/>
    <w:rsid w:val="00F33555"/>
    <w:rsid w:val="00F33D9D"/>
    <w:rsid w:val="00F341CF"/>
    <w:rsid w:val="00F34AD2"/>
    <w:rsid w:val="00F34AF0"/>
    <w:rsid w:val="00F350CF"/>
    <w:rsid w:val="00F35AE5"/>
    <w:rsid w:val="00F35B56"/>
    <w:rsid w:val="00F36400"/>
    <w:rsid w:val="00F365A3"/>
    <w:rsid w:val="00F365FC"/>
    <w:rsid w:val="00F37AFE"/>
    <w:rsid w:val="00F403D5"/>
    <w:rsid w:val="00F4076E"/>
    <w:rsid w:val="00F4126C"/>
    <w:rsid w:val="00F419E8"/>
    <w:rsid w:val="00F42630"/>
    <w:rsid w:val="00F438D0"/>
    <w:rsid w:val="00F43C5B"/>
    <w:rsid w:val="00F43DD4"/>
    <w:rsid w:val="00F44419"/>
    <w:rsid w:val="00F447D4"/>
    <w:rsid w:val="00F44ABC"/>
    <w:rsid w:val="00F44C4F"/>
    <w:rsid w:val="00F44DC4"/>
    <w:rsid w:val="00F45111"/>
    <w:rsid w:val="00F45342"/>
    <w:rsid w:val="00F459CC"/>
    <w:rsid w:val="00F45E6A"/>
    <w:rsid w:val="00F46E9B"/>
    <w:rsid w:val="00F470B6"/>
    <w:rsid w:val="00F47753"/>
    <w:rsid w:val="00F47C3E"/>
    <w:rsid w:val="00F47F13"/>
    <w:rsid w:val="00F50842"/>
    <w:rsid w:val="00F5193D"/>
    <w:rsid w:val="00F51B36"/>
    <w:rsid w:val="00F52124"/>
    <w:rsid w:val="00F52486"/>
    <w:rsid w:val="00F52BC3"/>
    <w:rsid w:val="00F52D43"/>
    <w:rsid w:val="00F53248"/>
    <w:rsid w:val="00F53395"/>
    <w:rsid w:val="00F533B8"/>
    <w:rsid w:val="00F560D5"/>
    <w:rsid w:val="00F6047F"/>
    <w:rsid w:val="00F60786"/>
    <w:rsid w:val="00F60A69"/>
    <w:rsid w:val="00F60C5E"/>
    <w:rsid w:val="00F60E11"/>
    <w:rsid w:val="00F60ED3"/>
    <w:rsid w:val="00F626D7"/>
    <w:rsid w:val="00F628D3"/>
    <w:rsid w:val="00F62EE9"/>
    <w:rsid w:val="00F63A66"/>
    <w:rsid w:val="00F63BE7"/>
    <w:rsid w:val="00F64653"/>
    <w:rsid w:val="00F64E68"/>
    <w:rsid w:val="00F66AB0"/>
    <w:rsid w:val="00F67D7A"/>
    <w:rsid w:val="00F70806"/>
    <w:rsid w:val="00F7089F"/>
    <w:rsid w:val="00F709BA"/>
    <w:rsid w:val="00F719CE"/>
    <w:rsid w:val="00F722D5"/>
    <w:rsid w:val="00F72496"/>
    <w:rsid w:val="00F72B8D"/>
    <w:rsid w:val="00F73F36"/>
    <w:rsid w:val="00F742CB"/>
    <w:rsid w:val="00F745B5"/>
    <w:rsid w:val="00F74A0C"/>
    <w:rsid w:val="00F7529E"/>
    <w:rsid w:val="00F75B0D"/>
    <w:rsid w:val="00F761D7"/>
    <w:rsid w:val="00F764A3"/>
    <w:rsid w:val="00F767A0"/>
    <w:rsid w:val="00F76851"/>
    <w:rsid w:val="00F76A83"/>
    <w:rsid w:val="00F777EF"/>
    <w:rsid w:val="00F80118"/>
    <w:rsid w:val="00F80188"/>
    <w:rsid w:val="00F803F7"/>
    <w:rsid w:val="00F8080A"/>
    <w:rsid w:val="00F811E9"/>
    <w:rsid w:val="00F82575"/>
    <w:rsid w:val="00F82967"/>
    <w:rsid w:val="00F82C56"/>
    <w:rsid w:val="00F82D04"/>
    <w:rsid w:val="00F835CE"/>
    <w:rsid w:val="00F83CD7"/>
    <w:rsid w:val="00F8553E"/>
    <w:rsid w:val="00F86209"/>
    <w:rsid w:val="00F86F03"/>
    <w:rsid w:val="00F875C3"/>
    <w:rsid w:val="00F876CE"/>
    <w:rsid w:val="00F87E6C"/>
    <w:rsid w:val="00F9007D"/>
    <w:rsid w:val="00F90CD1"/>
    <w:rsid w:val="00F90F88"/>
    <w:rsid w:val="00F916FC"/>
    <w:rsid w:val="00F91E31"/>
    <w:rsid w:val="00F9204F"/>
    <w:rsid w:val="00F92BF0"/>
    <w:rsid w:val="00F93602"/>
    <w:rsid w:val="00F93910"/>
    <w:rsid w:val="00F93BE5"/>
    <w:rsid w:val="00F94711"/>
    <w:rsid w:val="00F95A20"/>
    <w:rsid w:val="00F96125"/>
    <w:rsid w:val="00F967A7"/>
    <w:rsid w:val="00F9696E"/>
    <w:rsid w:val="00F96AB4"/>
    <w:rsid w:val="00F973F2"/>
    <w:rsid w:val="00F97582"/>
    <w:rsid w:val="00FA0511"/>
    <w:rsid w:val="00FA0815"/>
    <w:rsid w:val="00FA0CCD"/>
    <w:rsid w:val="00FA0DC1"/>
    <w:rsid w:val="00FA3493"/>
    <w:rsid w:val="00FA46A1"/>
    <w:rsid w:val="00FA4799"/>
    <w:rsid w:val="00FA4C0F"/>
    <w:rsid w:val="00FA4E4B"/>
    <w:rsid w:val="00FA5770"/>
    <w:rsid w:val="00FA599E"/>
    <w:rsid w:val="00FA6105"/>
    <w:rsid w:val="00FA6C06"/>
    <w:rsid w:val="00FA6C2D"/>
    <w:rsid w:val="00FA7529"/>
    <w:rsid w:val="00FA786C"/>
    <w:rsid w:val="00FB005C"/>
    <w:rsid w:val="00FB010A"/>
    <w:rsid w:val="00FB0148"/>
    <w:rsid w:val="00FB034F"/>
    <w:rsid w:val="00FB0533"/>
    <w:rsid w:val="00FB0C27"/>
    <w:rsid w:val="00FB15A8"/>
    <w:rsid w:val="00FB23E6"/>
    <w:rsid w:val="00FB2421"/>
    <w:rsid w:val="00FB24D6"/>
    <w:rsid w:val="00FB266F"/>
    <w:rsid w:val="00FB288C"/>
    <w:rsid w:val="00FB28F7"/>
    <w:rsid w:val="00FB2A70"/>
    <w:rsid w:val="00FB2D6C"/>
    <w:rsid w:val="00FB32C4"/>
    <w:rsid w:val="00FB363B"/>
    <w:rsid w:val="00FB3B5D"/>
    <w:rsid w:val="00FB4AC1"/>
    <w:rsid w:val="00FB507D"/>
    <w:rsid w:val="00FB5171"/>
    <w:rsid w:val="00FB55B3"/>
    <w:rsid w:val="00FB5800"/>
    <w:rsid w:val="00FB6011"/>
    <w:rsid w:val="00FB79A9"/>
    <w:rsid w:val="00FB79B4"/>
    <w:rsid w:val="00FB7A9F"/>
    <w:rsid w:val="00FC0032"/>
    <w:rsid w:val="00FC0961"/>
    <w:rsid w:val="00FC0D58"/>
    <w:rsid w:val="00FC0D85"/>
    <w:rsid w:val="00FC102E"/>
    <w:rsid w:val="00FC1046"/>
    <w:rsid w:val="00FC16CA"/>
    <w:rsid w:val="00FC1FB8"/>
    <w:rsid w:val="00FC20E9"/>
    <w:rsid w:val="00FC28DB"/>
    <w:rsid w:val="00FC3359"/>
    <w:rsid w:val="00FC33B8"/>
    <w:rsid w:val="00FC3522"/>
    <w:rsid w:val="00FC3546"/>
    <w:rsid w:val="00FC37EC"/>
    <w:rsid w:val="00FC37F2"/>
    <w:rsid w:val="00FC3FA0"/>
    <w:rsid w:val="00FC474C"/>
    <w:rsid w:val="00FC53A8"/>
    <w:rsid w:val="00FC5EC3"/>
    <w:rsid w:val="00FC69E3"/>
    <w:rsid w:val="00FC6E4E"/>
    <w:rsid w:val="00FC71C0"/>
    <w:rsid w:val="00FC76F1"/>
    <w:rsid w:val="00FC7C47"/>
    <w:rsid w:val="00FD02D8"/>
    <w:rsid w:val="00FD0781"/>
    <w:rsid w:val="00FD0C82"/>
    <w:rsid w:val="00FD1040"/>
    <w:rsid w:val="00FD1CA4"/>
    <w:rsid w:val="00FD23D1"/>
    <w:rsid w:val="00FD2733"/>
    <w:rsid w:val="00FD27EF"/>
    <w:rsid w:val="00FD2A32"/>
    <w:rsid w:val="00FD2A83"/>
    <w:rsid w:val="00FD2CF2"/>
    <w:rsid w:val="00FD3074"/>
    <w:rsid w:val="00FD370E"/>
    <w:rsid w:val="00FD389B"/>
    <w:rsid w:val="00FD4216"/>
    <w:rsid w:val="00FD4DCD"/>
    <w:rsid w:val="00FD6E21"/>
    <w:rsid w:val="00FD738B"/>
    <w:rsid w:val="00FD78C0"/>
    <w:rsid w:val="00FD7B96"/>
    <w:rsid w:val="00FD7E6F"/>
    <w:rsid w:val="00FE0261"/>
    <w:rsid w:val="00FE08E0"/>
    <w:rsid w:val="00FE0A4E"/>
    <w:rsid w:val="00FE0D54"/>
    <w:rsid w:val="00FE1F0B"/>
    <w:rsid w:val="00FE2070"/>
    <w:rsid w:val="00FE23D1"/>
    <w:rsid w:val="00FE2BA3"/>
    <w:rsid w:val="00FE2E11"/>
    <w:rsid w:val="00FE3A03"/>
    <w:rsid w:val="00FE404C"/>
    <w:rsid w:val="00FE46E0"/>
    <w:rsid w:val="00FE4747"/>
    <w:rsid w:val="00FE4A47"/>
    <w:rsid w:val="00FE5A4B"/>
    <w:rsid w:val="00FE62E8"/>
    <w:rsid w:val="00FE64EB"/>
    <w:rsid w:val="00FE674A"/>
    <w:rsid w:val="00FE7167"/>
    <w:rsid w:val="00FF0086"/>
    <w:rsid w:val="00FF02A7"/>
    <w:rsid w:val="00FF1873"/>
    <w:rsid w:val="00FF18BF"/>
    <w:rsid w:val="00FF1EDD"/>
    <w:rsid w:val="00FF2BCB"/>
    <w:rsid w:val="00FF2CDF"/>
    <w:rsid w:val="00FF54A3"/>
    <w:rsid w:val="00FF5C65"/>
    <w:rsid w:val="00FF5FAC"/>
    <w:rsid w:val="00FF60F3"/>
    <w:rsid w:val="00FF62B9"/>
    <w:rsid w:val="00FF66CB"/>
    <w:rsid w:val="00FF7459"/>
    <w:rsid w:val="00FF7490"/>
    <w:rsid w:val="00FF7C0C"/>
    <w:rsid w:val="0C8735B2"/>
    <w:rsid w:val="5592B1B3"/>
    <w:rsid w:val="6D557349"/>
    <w:rsid w:val="7A005BF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B09ADDB"/>
  <w15:chartTrackingRefBased/>
  <w15:docId w15:val="{520629DE-25E4-405C-A9BE-41F63A2DE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64532"/>
    <w:pPr>
      <w:spacing w:after="160" w:line="278" w:lineRule="auto"/>
      <w:jc w:val="left"/>
    </w:pPr>
    <w:rPr>
      <w:sz w:val="24"/>
      <w:lang w:eastAsia="zh-CN"/>
    </w:rPr>
  </w:style>
  <w:style w:type="paragraph" w:styleId="1">
    <w:name w:val="heading 1"/>
    <w:basedOn w:val="a"/>
    <w:next w:val="a"/>
    <w:link w:val="10"/>
    <w:uiPriority w:val="9"/>
    <w:qFormat/>
    <w:rsid w:val="001C33A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C33A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C33A5"/>
    <w:pPr>
      <w:keepNext/>
      <w:keepLines/>
      <w:spacing w:before="160" w:after="80"/>
      <w:outlineLvl w:val="2"/>
    </w:pPr>
    <w:rPr>
      <w:rFonts w:asciiTheme="majorHAnsi" w:eastAsiaTheme="majorEastAsia" w:hAnsiTheme="majorHAnsi" w:cstheme="majorBidi"/>
      <w:color w:val="000000" w:themeColor="text1"/>
    </w:rPr>
  </w:style>
  <w:style w:type="paragraph" w:styleId="4">
    <w:name w:val="heading 4"/>
    <w:basedOn w:val="a"/>
    <w:next w:val="a"/>
    <w:link w:val="40"/>
    <w:uiPriority w:val="9"/>
    <w:semiHidden/>
    <w:unhideWhenUsed/>
    <w:qFormat/>
    <w:rsid w:val="001C33A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C33A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C33A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C33A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C33A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C33A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character" w:customStyle="1" w:styleId="10">
    <w:name w:val="見出し 1 (文字)"/>
    <w:basedOn w:val="a0"/>
    <w:link w:val="1"/>
    <w:uiPriority w:val="9"/>
    <w:rsid w:val="001C33A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C33A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C33A5"/>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1C33A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C33A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C33A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C33A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C33A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C33A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C33A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C33A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C33A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C33A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C33A5"/>
    <w:pPr>
      <w:spacing w:before="160"/>
      <w:jc w:val="center"/>
    </w:pPr>
    <w:rPr>
      <w:i/>
      <w:iCs/>
      <w:color w:val="404040" w:themeColor="text1" w:themeTint="BF"/>
    </w:rPr>
  </w:style>
  <w:style w:type="character" w:customStyle="1" w:styleId="a8">
    <w:name w:val="引用文 (文字)"/>
    <w:basedOn w:val="a0"/>
    <w:link w:val="a7"/>
    <w:uiPriority w:val="29"/>
    <w:rsid w:val="001C33A5"/>
    <w:rPr>
      <w:i/>
      <w:iCs/>
      <w:color w:val="404040" w:themeColor="text1" w:themeTint="BF"/>
    </w:rPr>
  </w:style>
  <w:style w:type="paragraph" w:styleId="a9">
    <w:name w:val="List Paragraph"/>
    <w:basedOn w:val="a"/>
    <w:uiPriority w:val="34"/>
    <w:qFormat/>
    <w:rsid w:val="001C33A5"/>
    <w:pPr>
      <w:ind w:left="720"/>
      <w:contextualSpacing/>
    </w:pPr>
  </w:style>
  <w:style w:type="character" w:styleId="21">
    <w:name w:val="Intense Emphasis"/>
    <w:basedOn w:val="a0"/>
    <w:uiPriority w:val="21"/>
    <w:qFormat/>
    <w:rsid w:val="001C33A5"/>
    <w:rPr>
      <w:i/>
      <w:iCs/>
      <w:color w:val="0F4761" w:themeColor="accent1" w:themeShade="BF"/>
    </w:rPr>
  </w:style>
  <w:style w:type="paragraph" w:styleId="22">
    <w:name w:val="Intense Quote"/>
    <w:basedOn w:val="a"/>
    <w:next w:val="a"/>
    <w:link w:val="23"/>
    <w:uiPriority w:val="30"/>
    <w:qFormat/>
    <w:rsid w:val="001C33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C33A5"/>
    <w:rPr>
      <w:i/>
      <w:iCs/>
      <w:color w:val="0F4761" w:themeColor="accent1" w:themeShade="BF"/>
    </w:rPr>
  </w:style>
  <w:style w:type="character" w:styleId="24">
    <w:name w:val="Intense Reference"/>
    <w:basedOn w:val="a0"/>
    <w:uiPriority w:val="32"/>
    <w:qFormat/>
    <w:rsid w:val="001C33A5"/>
    <w:rPr>
      <w:b/>
      <w:bCs/>
      <w:smallCaps/>
      <w:color w:val="0F4761" w:themeColor="accent1" w:themeShade="BF"/>
      <w:spacing w:val="5"/>
    </w:rPr>
  </w:style>
  <w:style w:type="character" w:styleId="aa">
    <w:name w:val="Hyperlink"/>
    <w:basedOn w:val="a0"/>
    <w:uiPriority w:val="99"/>
    <w:unhideWhenUsed/>
    <w:rsid w:val="001C33A5"/>
    <w:rPr>
      <w:color w:val="467886" w:themeColor="hyperlink"/>
      <w:u w:val="single"/>
    </w:rPr>
  </w:style>
  <w:style w:type="table" w:styleId="ab">
    <w:name w:val="Table Grid"/>
    <w:basedOn w:val="TableNormal"/>
    <w:uiPriority w:val="39"/>
    <w:rsid w:val="001C33A5"/>
    <w:pPr>
      <w:jc w:val="left"/>
    </w:pPr>
    <w:rPr>
      <w:sz w:val="24"/>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FollowedHyperlink"/>
    <w:basedOn w:val="a0"/>
    <w:uiPriority w:val="99"/>
    <w:semiHidden/>
    <w:unhideWhenUsed/>
    <w:rsid w:val="001752A4"/>
    <w:rPr>
      <w:color w:val="96607D" w:themeColor="followedHyperlink"/>
      <w:u w:val="single"/>
    </w:rPr>
  </w:style>
  <w:style w:type="paragraph" w:styleId="ad">
    <w:name w:val="header"/>
    <w:basedOn w:val="a"/>
    <w:link w:val="ae"/>
    <w:uiPriority w:val="99"/>
    <w:unhideWhenUsed/>
    <w:rsid w:val="00EC723D"/>
    <w:pPr>
      <w:tabs>
        <w:tab w:val="center" w:pos="4252"/>
        <w:tab w:val="right" w:pos="8504"/>
      </w:tabs>
      <w:snapToGrid w:val="0"/>
    </w:pPr>
  </w:style>
  <w:style w:type="character" w:customStyle="1" w:styleId="ae">
    <w:name w:val="ヘッダー (文字)"/>
    <w:basedOn w:val="a0"/>
    <w:link w:val="ad"/>
    <w:uiPriority w:val="99"/>
    <w:rsid w:val="00EC723D"/>
    <w:rPr>
      <w:sz w:val="24"/>
      <w:lang w:eastAsia="zh-CN"/>
    </w:rPr>
  </w:style>
  <w:style w:type="paragraph" w:styleId="af">
    <w:name w:val="footer"/>
    <w:basedOn w:val="a"/>
    <w:link w:val="af0"/>
    <w:uiPriority w:val="99"/>
    <w:unhideWhenUsed/>
    <w:rsid w:val="00EC723D"/>
    <w:pPr>
      <w:tabs>
        <w:tab w:val="center" w:pos="4252"/>
        <w:tab w:val="right" w:pos="8504"/>
      </w:tabs>
      <w:snapToGrid w:val="0"/>
    </w:pPr>
  </w:style>
  <w:style w:type="character" w:customStyle="1" w:styleId="af0">
    <w:name w:val="フッター (文字)"/>
    <w:basedOn w:val="a0"/>
    <w:link w:val="af"/>
    <w:uiPriority w:val="99"/>
    <w:rsid w:val="00EC723D"/>
    <w:rPr>
      <w:sz w:val="24"/>
      <w:lang w:eastAsia="zh-CN"/>
    </w:rPr>
  </w:style>
  <w:style w:type="character" w:styleId="af1">
    <w:name w:val="Unresolved Mention"/>
    <w:basedOn w:val="a0"/>
    <w:uiPriority w:val="99"/>
    <w:semiHidden/>
    <w:unhideWhenUsed/>
    <w:rsid w:val="0027495B"/>
    <w:rPr>
      <w:color w:val="605E5C"/>
      <w:shd w:val="clear" w:color="auto" w:fill="E1DFDD"/>
    </w:rPr>
  </w:style>
  <w:style w:type="paragraph" w:styleId="Web">
    <w:name w:val="Normal (Web)"/>
    <w:basedOn w:val="a"/>
    <w:uiPriority w:val="99"/>
    <w:semiHidden/>
    <w:unhideWhenUsed/>
    <w:rsid w:val="002D6E36"/>
    <w:pPr>
      <w:spacing w:before="100" w:beforeAutospacing="1" w:after="100" w:afterAutospacing="1" w:line="240" w:lineRule="auto"/>
    </w:pPr>
    <w:rPr>
      <w:rFonts w:ascii="ＭＳ Ｐゴシック" w:eastAsia="ＭＳ Ｐゴシック" w:hAnsi="ＭＳ Ｐゴシック" w:cs="ＭＳ Ｐゴシック"/>
      <w:kern w:val="0"/>
      <w:lang w:eastAsia="ja-JP"/>
      <w14:ligatures w14:val="none"/>
    </w:rPr>
  </w:style>
  <w:style w:type="paragraph" w:styleId="af2">
    <w:name w:val="Revision"/>
    <w:hidden/>
    <w:uiPriority w:val="99"/>
    <w:semiHidden/>
    <w:rsid w:val="00CC26D7"/>
    <w:pPr>
      <w:jc w:val="left"/>
    </w:pPr>
    <w:rPr>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mhlwlan.sharepoint.com/:f:/r/sites/msteams_a8aa15/Shared%20Documents/100_%E4%BC%9A%E8%AD%B0%E8%B3%87%E6%96%99/11_JLAC%E3%82%BB%E3%83%B3%E3%82%BF%E3%83%BC%E5%B2%A1%E7%94%B0%E5%85%88%E7%94%9F/20260915_JLAC%E3%82%BB%E3%83%B3%E3%82%BF%E3%83%BC%E6%89%93%E3%81%A1%E5%90%88%E3%82%8F%E3%81%9B%E8%B3%87%E6%96%99?d=w6bd3462b14eb4b3695619e44fcfcb8e0&amp;csf=1&amp;web=1&amp;e=sxQG25"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A05F1B5A1E0F1943BC6DE70F45133712" ma:contentTypeVersion="12" ma:contentTypeDescription="新しいドキュメントを作成します。" ma:contentTypeScope="" ma:versionID="f14466803da05f76b82b049c29476a6b">
  <xsd:schema xmlns:xsd="http://www.w3.org/2001/XMLSchema" xmlns:xs="http://www.w3.org/2001/XMLSchema" xmlns:p="http://schemas.microsoft.com/office/2006/metadata/properties" xmlns:ns2="70c72344-a901-41cd-a6da-bfcf15d570e1" xmlns:ns3="22093b91-50a3-4498-82d5-91368db29ba4" targetNamespace="http://schemas.microsoft.com/office/2006/metadata/properties" ma:root="true" ma:fieldsID="5589f6cabe80cafd264724a5abf74695" ns2:_="" ns3:_="">
    <xsd:import namespace="70c72344-a901-41cd-a6da-bfcf15d570e1"/>
    <xsd:import namespace="22093b91-50a3-4498-82d5-91368db29b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c72344-a901-41cd-a6da-bfcf15d570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画像タグ" ma:readOnly="false" ma:fieldId="{5cf76f15-5ced-4ddc-b409-7134ff3c332f}" ma:taxonomyMulti="true" ma:sspId="6d165d17-9b79-46c3-82b9-c927e733c42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2093b91-50a3-4498-82d5-91368db29ba4"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975ea22b-104f-4a38-8a21-90e040114398}" ma:internalName="TaxCatchAll" ma:showField="CatchAllData" ma:web="22093b91-50a3-4498-82d5-91368db29b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0c72344-a901-41cd-a6da-bfcf15d570e1">
      <Terms xmlns="http://schemas.microsoft.com/office/infopath/2007/PartnerControls"/>
    </lcf76f155ced4ddcb4097134ff3c332f>
    <TaxCatchAll xmlns="22093b91-50a3-4498-82d5-91368db29ba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19B99BC-F66E-4B4A-A765-EDC989EB0A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c72344-a901-41cd-a6da-bfcf15d570e1"/>
    <ds:schemaRef ds:uri="22093b91-50a3-4498-82d5-91368db29b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91C64D0-93D3-4D5A-85D7-B78C45C52455}">
  <ds:schemaRefs>
    <ds:schemaRef ds:uri="http://schemas.microsoft.com/office/2006/metadata/properties"/>
    <ds:schemaRef ds:uri="http://schemas.microsoft.com/office/infopath/2007/PartnerControls"/>
    <ds:schemaRef ds:uri="70c72344-a901-41cd-a6da-bfcf15d570e1"/>
    <ds:schemaRef ds:uri="22093b91-50a3-4498-82d5-91368db29ba4"/>
  </ds:schemaRefs>
</ds:datastoreItem>
</file>

<file path=customXml/itemProps3.xml><?xml version="1.0" encoding="utf-8"?>
<ds:datastoreItem xmlns:ds="http://schemas.openxmlformats.org/officeDocument/2006/customXml" ds:itemID="{5B2BAEE3-9E8C-4088-ADDE-3FC9C99A9B80}">
  <ds:schemaRefs>
    <ds:schemaRef ds:uri="http://schemas.microsoft.com/sharepoint/v3/contenttype/forms"/>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Normal.dotm</Template>
  <TotalTime>5291</TotalTime>
  <Pages>7</Pages>
  <Words>3598</Words>
  <Characters>3851</Characters>
  <Application>Microsoft Office Word</Application>
  <DocSecurity>0</DocSecurity>
  <Lines>192</Lines>
  <Paragraphs>169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Mukai, Chiaki</dc:creator>
  <cp:keywords/>
  <dc:description/>
  <cp:lastModifiedBy>Honda, Keiko</cp:lastModifiedBy>
  <cp:revision>9</cp:revision>
  <dcterms:created xsi:type="dcterms:W3CDTF">2026-06-16T00:10:00Z</dcterms:created>
  <dcterms:modified xsi:type="dcterms:W3CDTF">2026-09-23T05:54:00Z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0x010100A05F1B5A1E0F1943BC6DE70F45133712</vt:lpwstr>
  </property>
  <property fmtid="{D5CDD505-2E9C-101B-9397-08002B2CF9AE}" pid="3" name="MediaServiceImageTags">
    <vt:lpwstr/>
  </property>
  <property fmtid="{D5CDD505-2E9C-101B-9397-08002B2CF9AE}" pid="4" name="docLang">
    <vt:lpwstr>ja</vt:lpwstr>
  </property>
</Properties>
</file>